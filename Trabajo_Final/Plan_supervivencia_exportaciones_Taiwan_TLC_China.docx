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B4AA8" w14:textId="0B2890D4" w:rsidR="00B52546" w:rsidRPr="003905FB" w:rsidRDefault="00000000">
      <w:pPr>
        <w:pStyle w:val="Ttulo"/>
        <w:rPr>
          <w:lang w:val="es-CR"/>
        </w:rPr>
      </w:pPr>
      <w:r w:rsidRPr="003905FB">
        <w:rPr>
          <w:lang w:val="es-CR"/>
        </w:rPr>
        <w:t xml:space="preserve">Plan de estudio: </w:t>
      </w:r>
      <w:del w:id="0" w:author="Mario Alvarado Ruíz" w:date="2026-10-05T15:14:00Z" w16du:dateUtc="2026-10-05T21:14:00Z">
        <w:r w:rsidRPr="003905FB" w:rsidDel="008B3BB3">
          <w:rPr>
            <w:lang w:val="es-CR"/>
          </w:rPr>
          <w:delText xml:space="preserve">supervivencia </w:delText>
        </w:r>
      </w:del>
      <w:ins w:id="1" w:author="Mario Alvarado Ruíz" w:date="2026-10-05T15:14:00Z" w16du:dateUtc="2026-10-05T21:14:00Z">
        <w:r w:rsidR="008B3BB3">
          <w:rPr>
            <w:lang w:val="es-CR"/>
          </w:rPr>
          <w:t>sobrevivencia</w:t>
        </w:r>
        <w:r w:rsidR="008B3BB3" w:rsidRPr="003905FB">
          <w:rPr>
            <w:lang w:val="es-CR"/>
          </w:rPr>
          <w:t xml:space="preserve"> </w:t>
        </w:r>
      </w:ins>
      <w:r w:rsidRPr="003905FB">
        <w:rPr>
          <w:lang w:val="es-CR"/>
        </w:rPr>
        <w:t>de las exportaciones agrícolas de Costa Rica a Taiwán y el TLC con China</w:t>
      </w:r>
    </w:p>
    <w:p w14:paraId="355B4AA9" w14:textId="77777777" w:rsidR="00B52546" w:rsidRPr="003905FB" w:rsidRDefault="00000000">
      <w:pPr>
        <w:pStyle w:val="Ttulo1"/>
        <w:rPr>
          <w:lang w:val="es-CR"/>
        </w:rPr>
      </w:pPr>
      <w:bookmarkStart w:id="2" w:name="contexto-y-pregunta"/>
      <w:r w:rsidRPr="003905FB">
        <w:rPr>
          <w:lang w:val="es-CR"/>
        </w:rPr>
        <w:t>1. Contexto y pregunta</w:t>
      </w:r>
    </w:p>
    <w:p w14:paraId="355B4AAA" w14:textId="77777777" w:rsidR="00B52546" w:rsidRPr="003905FB" w:rsidRDefault="00000000">
      <w:pPr>
        <w:pStyle w:val="FirstParagraph"/>
        <w:rPr>
          <w:lang w:val="es-CR"/>
        </w:rPr>
      </w:pPr>
      <w:r w:rsidRPr="003905FB">
        <w:rPr>
          <w:lang w:val="es-CR"/>
        </w:rPr>
        <w:t>Costa Rica rompió relaciones diplomáticas con Taiwán y las estableció con China en 2007. En 2010 firmó un TLC con China, que entró en vigor en agosto de 2011.</w:t>
      </w:r>
    </w:p>
    <w:p w14:paraId="355B4AAB" w14:textId="77777777" w:rsidR="00B52546" w:rsidRPr="003905FB" w:rsidRDefault="00000000">
      <w:pPr>
        <w:pStyle w:val="Textoindependiente"/>
        <w:rPr>
          <w:lang w:val="es-CR"/>
        </w:rPr>
      </w:pPr>
      <w:r w:rsidRPr="003905FB">
        <w:rPr>
          <w:b/>
          <w:bCs/>
          <w:lang w:val="es-CR"/>
        </w:rPr>
        <w:t>Pregunta de investigación:</w:t>
      </w:r>
      <w:r w:rsidRPr="003905FB">
        <w:rPr>
          <w:lang w:val="es-CR"/>
        </w:rPr>
        <w:t xml:space="preserve"> ¿cambió el riesgo de que Costa Rica deje de exportar productos agrícolas a Taiwán después del TLC con China, en comparación con otros mercados asiáticos?</w:t>
      </w:r>
    </w:p>
    <w:p w14:paraId="355B4AAC" w14:textId="77777777" w:rsidR="00B52546" w:rsidRPr="003905FB" w:rsidRDefault="00000000">
      <w:pPr>
        <w:pStyle w:val="Textoindependiente"/>
        <w:rPr>
          <w:lang w:val="es-CR"/>
        </w:rPr>
      </w:pPr>
      <w:r w:rsidRPr="003905FB">
        <w:rPr>
          <w:b/>
          <w:bCs/>
          <w:lang w:val="es-CR"/>
        </w:rPr>
        <w:t>Hipótesis:</w:t>
      </w:r>
      <w:r w:rsidRPr="003905FB">
        <w:rPr>
          <w:lang w:val="es-CR"/>
        </w:rPr>
        <w:t xml:space="preserve"> si hubo desviación de comercio hacia China, después de 2011 el riesgo de salida en Taiwán debería aumentar en relación con los destinos de control, y en China debería disminuir. Esto debería ocurrir además de cualquier efecto previo de la ruptura diplomática.</w:t>
      </w:r>
    </w:p>
    <w:p w14:paraId="355B4AAD" w14:textId="77777777" w:rsidR="00B52546" w:rsidRDefault="00000000">
      <w:pPr>
        <w:pStyle w:val="Ttulo1"/>
      </w:pPr>
      <w:bookmarkStart w:id="3" w:name="datos"/>
      <w:bookmarkEnd w:id="2"/>
      <w:r>
        <w:t>2. Datos</w:t>
      </w:r>
    </w:p>
    <w:p w14:paraId="355B4AAE" w14:textId="77777777" w:rsidR="00B52546" w:rsidRDefault="00000000">
      <w:pPr>
        <w:pStyle w:val="Compact"/>
        <w:numPr>
          <w:ilvl w:val="0"/>
          <w:numId w:val="2"/>
        </w:numPr>
      </w:pPr>
      <w:r>
        <w:rPr>
          <w:b/>
          <w:bCs/>
        </w:rPr>
        <w:t>Período:</w:t>
      </w:r>
      <w:r>
        <w:t xml:space="preserve"> 2000 a 2025.</w:t>
      </w:r>
    </w:p>
    <w:p w14:paraId="355B4AAF" w14:textId="77777777" w:rsidR="00B52546" w:rsidRPr="003905FB" w:rsidRDefault="00000000">
      <w:pPr>
        <w:pStyle w:val="Compact"/>
        <w:numPr>
          <w:ilvl w:val="0"/>
          <w:numId w:val="2"/>
        </w:numPr>
        <w:rPr>
          <w:lang w:val="es-CR"/>
        </w:rPr>
      </w:pPr>
      <w:r w:rsidRPr="003905FB">
        <w:rPr>
          <w:b/>
          <w:bCs/>
          <w:lang w:val="es-CR"/>
        </w:rPr>
        <w:t>Productos:</w:t>
      </w:r>
      <w:r w:rsidRPr="003905FB">
        <w:rPr>
          <w:lang w:val="es-CR"/>
        </w:rPr>
        <w:t xml:space="preserve"> agrícolas a nivel HS6, capítulos 1 a 24 del Sistema Armonizado.</w:t>
      </w:r>
    </w:p>
    <w:p w14:paraId="355B4AB0" w14:textId="77777777" w:rsidR="00B52546" w:rsidRPr="003905FB" w:rsidRDefault="00000000">
      <w:pPr>
        <w:pStyle w:val="Compact"/>
        <w:numPr>
          <w:ilvl w:val="0"/>
          <w:numId w:val="2"/>
        </w:numPr>
        <w:rPr>
          <w:lang w:val="es-CR"/>
        </w:rPr>
      </w:pPr>
      <w:r w:rsidRPr="003905FB">
        <w:rPr>
          <w:b/>
          <w:bCs/>
          <w:lang w:val="es-CR"/>
        </w:rPr>
        <w:t>Destinos:</w:t>
      </w:r>
      <w:r w:rsidRPr="003905FB">
        <w:rPr>
          <w:lang w:val="es-CR"/>
        </w:rPr>
        <w:t xml:space="preserve"> Taiwán (posible perjudicado), China (beneficiado directo) y controles asiáticos: Japón, Corea, Singapur y Hong Kong.</w:t>
      </w:r>
    </w:p>
    <w:p w14:paraId="355B4AB1" w14:textId="2995C6B0" w:rsidR="00B52546" w:rsidRPr="003905FB" w:rsidRDefault="00000000">
      <w:pPr>
        <w:pStyle w:val="Compact"/>
        <w:numPr>
          <w:ilvl w:val="0"/>
          <w:numId w:val="2"/>
        </w:numPr>
        <w:rPr>
          <w:lang w:val="es-CR"/>
        </w:rPr>
      </w:pPr>
      <w:r w:rsidRPr="003905FB">
        <w:rPr>
          <w:b/>
          <w:bCs/>
          <w:lang w:val="es-CR"/>
        </w:rPr>
        <w:t>Variable base:</w:t>
      </w:r>
      <w:r w:rsidRPr="003905FB">
        <w:rPr>
          <w:lang w:val="es-CR"/>
        </w:rPr>
        <w:t xml:space="preserve"> valor</w:t>
      </w:r>
      <w:r w:rsidRPr="001B1A33">
        <w:rPr>
          <w:lang w:val="es-CR"/>
        </w:rPr>
        <w:t xml:space="preserve"> </w:t>
      </w:r>
      <w:del w:id="4" w:author="Mario Alvarado Ruíz" w:date="2026-10-05T15:02:00Z" w16du:dateUtc="2026-10-05T21:02:00Z">
        <w:r w:rsidRPr="001B1A33" w:rsidDel="001B1A33">
          <w:rPr>
            <w:lang w:val="es-CR"/>
            <w:rPrChange w:id="5" w:author="Mario Alvarado Ruíz" w:date="2026-10-05T15:02:00Z" w16du:dateUtc="2026-10-05T21:02:00Z">
              <w:rPr/>
            </w:rPrChange>
          </w:rPr>
          <w:delText>FOB</w:delText>
        </w:r>
        <w:r w:rsidRPr="003905FB" w:rsidDel="001B1A33">
          <w:rPr>
            <w:lang w:val="es-CR"/>
          </w:rPr>
          <w:delText xml:space="preserve"> </w:delText>
        </w:r>
      </w:del>
      <w:r w:rsidRPr="003905FB">
        <w:rPr>
          <w:lang w:val="es-CR"/>
        </w:rPr>
        <w:t xml:space="preserve">exportado por producto, destino y año, en dólares </w:t>
      </w:r>
      <w:del w:id="6" w:author="Mario Alvarado Ruíz" w:date="2026-10-05T15:02:00Z" w16du:dateUtc="2026-10-05T21:02:00Z">
        <w:r w:rsidRPr="003905FB" w:rsidDel="001B1A33">
          <w:rPr>
            <w:lang w:val="es-CR"/>
          </w:rPr>
          <w:delText>constantes</w:delText>
        </w:r>
      </w:del>
      <w:ins w:id="7" w:author="Mario Alvarado Ruíz" w:date="2026-10-05T15:02:00Z" w16du:dateUtc="2026-10-05T21:02:00Z">
        <w:r w:rsidR="001B1A33">
          <w:rPr>
            <w:lang w:val="es-CR"/>
          </w:rPr>
          <w:t>corrientes</w:t>
        </w:r>
      </w:ins>
      <w:r w:rsidRPr="003905FB">
        <w:rPr>
          <w:lang w:val="es-CR"/>
        </w:rPr>
        <w:t>.</w:t>
      </w:r>
    </w:p>
    <w:p w14:paraId="355B4AB2" w14:textId="77777777" w:rsidR="00B52546" w:rsidRPr="003905FB" w:rsidRDefault="00000000">
      <w:pPr>
        <w:pStyle w:val="Ttulo1"/>
        <w:rPr>
          <w:lang w:val="es-CR"/>
        </w:rPr>
      </w:pPr>
      <w:bookmarkStart w:id="8" w:name="unidad-de-análisis-evento-y-censura"/>
      <w:bookmarkEnd w:id="3"/>
      <w:r w:rsidRPr="003905FB">
        <w:rPr>
          <w:lang w:val="es-CR"/>
        </w:rPr>
        <w:t>3. Unidad de análisis, evento y censura</w:t>
      </w:r>
    </w:p>
    <w:p w14:paraId="355B4AB3" w14:textId="4A4B8A08" w:rsidR="00B52546" w:rsidRPr="003905FB" w:rsidRDefault="00000000">
      <w:pPr>
        <w:pStyle w:val="FirstParagraph"/>
        <w:rPr>
          <w:lang w:val="es-CR"/>
        </w:rPr>
      </w:pPr>
      <w:r w:rsidRPr="003905FB">
        <w:rPr>
          <w:b/>
          <w:bCs/>
          <w:lang w:val="es-CR"/>
        </w:rPr>
        <w:t>Individuo:</w:t>
      </w:r>
      <w:r w:rsidRPr="003905FB">
        <w:rPr>
          <w:lang w:val="es-CR"/>
        </w:rPr>
        <w:t xml:space="preserve"> el spell producto-destino, un período ininterrumpido de años en que Costa Rica exporta un producto a un destino.</w:t>
      </w:r>
    </w:p>
    <w:p w14:paraId="355B4AB4" w14:textId="77777777" w:rsidR="00B52546" w:rsidRPr="003905FB" w:rsidRDefault="00000000">
      <w:pPr>
        <w:pStyle w:val="Textoindependiente"/>
        <w:rPr>
          <w:lang w:val="es-CR"/>
        </w:rPr>
      </w:pPr>
      <w:r w:rsidRPr="003905FB">
        <w:rPr>
          <w:b/>
          <w:bCs/>
          <w:lang w:val="es-CR"/>
        </w:rPr>
        <w:t>Evento:</w:t>
      </w:r>
      <w:r w:rsidRPr="003905FB">
        <w:rPr>
          <w:lang w:val="es-CR"/>
        </w:rPr>
        <w:t xml:space="preserve"> que Costa Rica deje de exportar ese producto a ese destino.</w:t>
      </w:r>
    </w:p>
    <w:p w14:paraId="355B4AB5" w14:textId="32810BC6" w:rsidR="00B52546" w:rsidRPr="003905FB" w:rsidRDefault="00000000">
      <w:pPr>
        <w:pStyle w:val="Textoindependiente"/>
        <w:rPr>
          <w:lang w:val="es-CR"/>
        </w:rPr>
      </w:pPr>
      <w:r w:rsidRPr="003905FB">
        <w:rPr>
          <w:b/>
          <w:bCs/>
          <w:lang w:val="es-CR"/>
        </w:rPr>
        <w:t>Tiempo:</w:t>
      </w:r>
      <w:r w:rsidRPr="003905FB">
        <w:rPr>
          <w:lang w:val="es-CR"/>
        </w:rPr>
        <w:t xml:space="preserve"> </w:t>
      </w:r>
      <w:r w:rsidRPr="003905FB">
        <w:rPr>
          <w:rStyle w:val="VerbatimChar"/>
          <w:lang w:val="es-CR"/>
        </w:rPr>
        <w:t>t</w:t>
      </w:r>
      <w:r w:rsidRPr="003905FB">
        <w:rPr>
          <w:lang w:val="es-CR"/>
        </w:rPr>
        <w:t>, el número de años que lleva activo el spell.</w:t>
      </w:r>
    </w:p>
    <w:p w14:paraId="355B4AB6" w14:textId="01E80784" w:rsidR="00B52546" w:rsidRPr="003905FB" w:rsidRDefault="00000000">
      <w:pPr>
        <w:pStyle w:val="Textoindependiente"/>
        <w:rPr>
          <w:lang w:val="es-CR"/>
        </w:rPr>
      </w:pPr>
      <w:r w:rsidRPr="003905FB">
        <w:rPr>
          <w:b/>
          <w:bCs/>
          <w:lang w:val="es-CR"/>
        </w:rPr>
        <w:t>Censura por la derecha:</w:t>
      </w:r>
      <w:r w:rsidRPr="003905FB">
        <w:rPr>
          <w:lang w:val="es-CR"/>
        </w:rPr>
        <w:t xml:space="preserve"> los spells activos al final del período se conservan con </w:t>
      </w:r>
      <w:r w:rsidRPr="003905FB">
        <w:rPr>
          <w:rStyle w:val="VerbatimChar"/>
          <w:lang w:val="es-CR"/>
        </w:rPr>
        <w:t>salida = 0</w:t>
      </w:r>
      <w:r w:rsidRPr="003905FB">
        <w:rPr>
          <w:lang w:val="es-CR"/>
        </w:rPr>
        <w:t>. El modelo aprovecha la información de que sobrevivieron hasta ese momento.</w:t>
      </w:r>
    </w:p>
    <w:p w14:paraId="355B4AB7" w14:textId="40FF2005" w:rsidR="00B52546" w:rsidRPr="003905FB" w:rsidRDefault="00000000">
      <w:pPr>
        <w:pStyle w:val="Textoindependiente"/>
        <w:rPr>
          <w:lang w:val="es-CR"/>
        </w:rPr>
      </w:pPr>
      <w:r w:rsidRPr="003905FB">
        <w:rPr>
          <w:b/>
          <w:bCs/>
          <w:lang w:val="es-CR"/>
        </w:rPr>
        <w:lastRenderedPageBreak/>
        <w:t>Censura por la izquierda:</w:t>
      </w:r>
      <w:r w:rsidRPr="003905FB">
        <w:rPr>
          <w:lang w:val="es-CR"/>
        </w:rPr>
        <w:t xml:space="preserve"> los spells activos en 2000 (o en 2001, con regla de brecha) se excluyen porque no se conoce su inicio y no se les puede asignar </w:t>
      </w:r>
      <w:r w:rsidRPr="003905FB">
        <w:rPr>
          <w:rStyle w:val="VerbatimChar"/>
          <w:lang w:val="es-CR"/>
        </w:rPr>
        <w:t>t</w:t>
      </w:r>
      <w:r w:rsidRPr="003905FB">
        <w:rPr>
          <w:lang w:val="es-CR"/>
        </w:rPr>
        <w:t>. Los resultados describen relaciones iniciadas después de 2000.</w:t>
      </w:r>
    </w:p>
    <w:p w14:paraId="355B4AB8" w14:textId="77777777" w:rsidR="00B52546" w:rsidRDefault="00000000">
      <w:pPr>
        <w:pStyle w:val="Ttulo1"/>
      </w:pPr>
      <w:bookmarkStart w:id="9" w:name="construcción-de-la-base"/>
      <w:bookmarkEnd w:id="8"/>
      <w:r>
        <w:t>4. Construcción de la base</w:t>
      </w:r>
    </w:p>
    <w:p w14:paraId="355B4AB9" w14:textId="77777777" w:rsidR="00B52546" w:rsidRPr="003905FB" w:rsidRDefault="00000000">
      <w:pPr>
        <w:pStyle w:val="Compact"/>
        <w:numPr>
          <w:ilvl w:val="0"/>
          <w:numId w:val="3"/>
        </w:numPr>
        <w:rPr>
          <w:lang w:val="es-CR"/>
        </w:rPr>
      </w:pPr>
      <w:r w:rsidRPr="003905FB">
        <w:rPr>
          <w:b/>
          <w:bCs/>
          <w:lang w:val="es-CR"/>
        </w:rPr>
        <w:t>Completar el panel</w:t>
      </w:r>
      <w:r w:rsidRPr="003905FB">
        <w:rPr>
          <w:lang w:val="es-CR"/>
        </w:rPr>
        <w:t xml:space="preserve"> producto × destino × año con ceros explícitos.</w:t>
      </w:r>
    </w:p>
    <w:p w14:paraId="355B4ABA" w14:textId="77777777" w:rsidR="00B52546" w:rsidRPr="003905FB" w:rsidRDefault="00000000">
      <w:pPr>
        <w:pStyle w:val="Compact"/>
        <w:numPr>
          <w:ilvl w:val="0"/>
          <w:numId w:val="3"/>
        </w:numPr>
        <w:rPr>
          <w:lang w:val="es-CR"/>
        </w:rPr>
      </w:pPr>
      <w:commentRangeStart w:id="10"/>
      <w:r w:rsidRPr="003905FB">
        <w:rPr>
          <w:b/>
          <w:bCs/>
          <w:lang w:val="es-CR"/>
        </w:rPr>
        <w:t>Armonizar la nomenclatura</w:t>
      </w:r>
      <w:r w:rsidRPr="003905FB">
        <w:rPr>
          <w:lang w:val="es-CR"/>
        </w:rPr>
        <w:t xml:space="preserve"> entre las revisiones del SA de 2002, 2007, 2012, 2017 y 2022.</w:t>
      </w:r>
      <w:commentRangeEnd w:id="10"/>
      <w:r w:rsidR="000278D5" w:rsidRPr="003905FB">
        <w:rPr>
          <w:rStyle w:val="Refdecomentario"/>
          <w:sz w:val="24"/>
          <w:szCs w:val="24"/>
          <w:lang w:val="es-CR"/>
        </w:rPr>
        <w:commentReference w:id="10"/>
      </w:r>
    </w:p>
    <w:p w14:paraId="355B4ABB" w14:textId="0AF098BA" w:rsidR="00B52546" w:rsidRPr="003905FB" w:rsidRDefault="00000000">
      <w:pPr>
        <w:pStyle w:val="Compact"/>
        <w:numPr>
          <w:ilvl w:val="0"/>
          <w:numId w:val="3"/>
        </w:numPr>
        <w:rPr>
          <w:lang w:val="es-CR"/>
        </w:rPr>
      </w:pPr>
      <w:r w:rsidRPr="003905FB">
        <w:rPr>
          <w:b/>
          <w:bCs/>
          <w:lang w:val="es-CR"/>
        </w:rPr>
        <w:t>Identificar los spells</w:t>
      </w:r>
      <w:r w:rsidRPr="003905FB">
        <w:rPr>
          <w:lang w:val="es-CR"/>
        </w:rPr>
        <w:t>, aplicando una regla de brecha de un año (un cero aislado no cuenta como salida).</w:t>
      </w:r>
    </w:p>
    <w:p w14:paraId="355B4ABC" w14:textId="217F7056" w:rsidR="00B52546" w:rsidRPr="003905FB" w:rsidRDefault="00000000">
      <w:pPr>
        <w:pStyle w:val="Compact"/>
        <w:numPr>
          <w:ilvl w:val="0"/>
          <w:numId w:val="3"/>
        </w:numPr>
        <w:rPr>
          <w:lang w:val="es-CR"/>
        </w:rPr>
      </w:pPr>
      <w:r w:rsidRPr="003905FB">
        <w:rPr>
          <w:b/>
          <w:bCs/>
          <w:lang w:val="es-CR"/>
        </w:rPr>
        <w:t>Excluir los spells censurados por la izquierda.</w:t>
      </w:r>
    </w:p>
    <w:p w14:paraId="355B4ABD" w14:textId="6077722F" w:rsidR="00B52546" w:rsidRPr="003905FB" w:rsidRDefault="00000000" w:rsidP="00AC26DD">
      <w:pPr>
        <w:pStyle w:val="Compact"/>
        <w:numPr>
          <w:ilvl w:val="0"/>
          <w:numId w:val="3"/>
        </w:numPr>
        <w:rPr>
          <w:lang w:val="es-CR"/>
        </w:rPr>
      </w:pPr>
      <w:r w:rsidRPr="003905FB">
        <w:rPr>
          <w:b/>
          <w:bCs/>
          <w:lang w:val="es-CR"/>
        </w:rPr>
        <w:t>Expandir a formato persona-periodo:</w:t>
      </w:r>
      <w:r w:rsidRPr="003905FB">
        <w:rPr>
          <w:lang w:val="es-CR"/>
        </w:rPr>
        <w:t xml:space="preserve"> una fila por spell y año activo.</w:t>
      </w:r>
    </w:p>
    <w:p w14:paraId="355B4ABE" w14:textId="77777777" w:rsidR="00B52546" w:rsidRPr="003905FB" w:rsidRDefault="00000000">
      <w:pPr>
        <w:pStyle w:val="Compact"/>
        <w:numPr>
          <w:ilvl w:val="0"/>
          <w:numId w:val="3"/>
        </w:numPr>
        <w:rPr>
          <w:lang w:val="es-CR"/>
        </w:rPr>
      </w:pPr>
      <w:r w:rsidRPr="003905FB">
        <w:rPr>
          <w:b/>
          <w:bCs/>
          <w:lang w:val="es-CR"/>
        </w:rPr>
        <w:t>Recortar los últimos años no informativos:</w:t>
      </w:r>
      <w:r w:rsidRPr="003905FB">
        <w:rPr>
          <w:lang w:val="es-CR"/>
        </w:rPr>
        <w:t xml:space="preserve"> sin regla de brecha, la última fila útil es 2024; con regla de brecha, 2023.</w:t>
      </w:r>
    </w:p>
    <w:p w14:paraId="355B4ABF" w14:textId="77777777" w:rsidR="00B52546" w:rsidRPr="003905FB" w:rsidRDefault="00000000">
      <w:pPr>
        <w:pStyle w:val="Compact"/>
        <w:numPr>
          <w:ilvl w:val="0"/>
          <w:numId w:val="3"/>
        </w:numPr>
        <w:rPr>
          <w:lang w:val="es-CR"/>
        </w:rPr>
      </w:pPr>
      <w:r w:rsidRPr="003905FB">
        <w:rPr>
          <w:b/>
          <w:bCs/>
          <w:lang w:val="es-CR"/>
        </w:rPr>
        <w:t xml:space="preserve">Elegir el corte de </w:t>
      </w:r>
      <w:r w:rsidRPr="003905FB">
        <w:rPr>
          <w:rStyle w:val="VerbatimChar"/>
          <w:b/>
          <w:bCs/>
          <w:lang w:val="es-CR"/>
        </w:rPr>
        <w:t>t_cat</w:t>
      </w:r>
      <w:r w:rsidRPr="003905FB">
        <w:rPr>
          <w:lang w:val="es-CR"/>
        </w:rPr>
        <w:t xml:space="preserve"> con la tabla de vida: el año a partir del cual el riesgo se estabiliza y cada categoría conserva suficientes salidas.</w:t>
      </w:r>
    </w:p>
    <w:p w14:paraId="355B4AC0" w14:textId="77777777" w:rsidR="00B52546" w:rsidRDefault="00000000">
      <w:pPr>
        <w:pStyle w:val="Ttulo1"/>
      </w:pPr>
      <w:bookmarkStart w:id="11" w:name="variables"/>
      <w:bookmarkEnd w:id="9"/>
      <w:r>
        <w:t>5. Variables</w:t>
      </w:r>
    </w:p>
    <w:tbl>
      <w:tblPr>
        <w:tblStyle w:val="Table"/>
        <w:tblW w:w="5000" w:type="pct"/>
        <w:tblLook w:val="0020" w:firstRow="1" w:lastRow="0" w:firstColumn="0" w:lastColumn="0" w:noHBand="0" w:noVBand="0"/>
      </w:tblPr>
      <w:tblGrid>
        <w:gridCol w:w="1921"/>
        <w:gridCol w:w="1144"/>
        <w:gridCol w:w="1347"/>
        <w:gridCol w:w="4642"/>
      </w:tblGrid>
      <w:tr w:rsidR="00B52546" w14:paraId="355B4AC5" w14:textId="77777777" w:rsidTr="00B52546">
        <w:trPr>
          <w:cnfStyle w:val="100000000000" w:firstRow="1" w:lastRow="0" w:firstColumn="0" w:lastColumn="0" w:oddVBand="0" w:evenVBand="0" w:oddHBand="0" w:evenHBand="0" w:firstRowFirstColumn="0" w:firstRowLastColumn="0" w:lastRowFirstColumn="0" w:lastRowLastColumn="0"/>
          <w:tblHeader/>
        </w:trPr>
        <w:tc>
          <w:tcPr>
            <w:tcW w:w="0" w:type="auto"/>
          </w:tcPr>
          <w:p w14:paraId="355B4AC1" w14:textId="77777777" w:rsidR="00B52546" w:rsidRDefault="00000000">
            <w:pPr>
              <w:pStyle w:val="Compact"/>
            </w:pPr>
            <w:r>
              <w:t>Variable</w:t>
            </w:r>
          </w:p>
        </w:tc>
        <w:tc>
          <w:tcPr>
            <w:tcW w:w="0" w:type="auto"/>
          </w:tcPr>
          <w:p w14:paraId="355B4AC2" w14:textId="77777777" w:rsidR="00B52546" w:rsidRDefault="00000000">
            <w:pPr>
              <w:pStyle w:val="Compact"/>
            </w:pPr>
            <w:r>
              <w:t>Tipo</w:t>
            </w:r>
          </w:p>
        </w:tc>
        <w:tc>
          <w:tcPr>
            <w:tcW w:w="0" w:type="auto"/>
          </w:tcPr>
          <w:p w14:paraId="355B4AC3" w14:textId="77777777" w:rsidR="00B52546" w:rsidRDefault="00000000">
            <w:pPr>
              <w:pStyle w:val="Compact"/>
            </w:pPr>
            <w:r>
              <w:t>Varía por</w:t>
            </w:r>
          </w:p>
        </w:tc>
        <w:tc>
          <w:tcPr>
            <w:tcW w:w="0" w:type="auto"/>
          </w:tcPr>
          <w:p w14:paraId="355B4AC4" w14:textId="77777777" w:rsidR="00B52546" w:rsidRDefault="00000000">
            <w:pPr>
              <w:pStyle w:val="Compact"/>
            </w:pPr>
            <w:r>
              <w:t>Definición</w:t>
            </w:r>
          </w:p>
        </w:tc>
      </w:tr>
      <w:tr w:rsidR="00B52546" w:rsidRPr="00AC26DD" w14:paraId="355B4ACA" w14:textId="77777777">
        <w:tc>
          <w:tcPr>
            <w:tcW w:w="0" w:type="auto"/>
          </w:tcPr>
          <w:p w14:paraId="355B4AC6" w14:textId="77777777" w:rsidR="00B52546" w:rsidRDefault="00000000">
            <w:pPr>
              <w:pStyle w:val="Compact"/>
            </w:pPr>
            <w:r>
              <w:rPr>
                <w:rStyle w:val="VerbatimChar"/>
              </w:rPr>
              <w:t>salida</w:t>
            </w:r>
          </w:p>
        </w:tc>
        <w:tc>
          <w:tcPr>
            <w:tcW w:w="0" w:type="auto"/>
          </w:tcPr>
          <w:p w14:paraId="355B4AC7" w14:textId="77777777" w:rsidR="00B52546" w:rsidRDefault="00000000">
            <w:pPr>
              <w:pStyle w:val="Compact"/>
            </w:pPr>
            <w:r>
              <w:t>Binaria</w:t>
            </w:r>
          </w:p>
        </w:tc>
        <w:tc>
          <w:tcPr>
            <w:tcW w:w="0" w:type="auto"/>
          </w:tcPr>
          <w:p w14:paraId="355B4AC8" w14:textId="77777777" w:rsidR="00B52546" w:rsidRDefault="00000000">
            <w:pPr>
              <w:pStyle w:val="Compact"/>
            </w:pPr>
            <w:r>
              <w:t>Fila</w:t>
            </w:r>
          </w:p>
        </w:tc>
        <w:tc>
          <w:tcPr>
            <w:tcW w:w="0" w:type="auto"/>
          </w:tcPr>
          <w:p w14:paraId="355B4AC9" w14:textId="0A6500F5" w:rsidR="00B52546" w:rsidRPr="003905FB" w:rsidRDefault="00000000">
            <w:pPr>
              <w:pStyle w:val="Compact"/>
              <w:rPr>
                <w:lang w:val="es-CR"/>
              </w:rPr>
            </w:pPr>
            <w:r w:rsidRPr="003905FB">
              <w:rPr>
                <w:lang w:val="es-CR"/>
              </w:rPr>
              <w:t>1 si ese año es el último año activo de un spell que termina; 0 en otro caso</w:t>
            </w:r>
          </w:p>
        </w:tc>
      </w:tr>
      <w:tr w:rsidR="00B52546" w:rsidRPr="00AC26DD" w14:paraId="355B4ACF" w14:textId="77777777">
        <w:tc>
          <w:tcPr>
            <w:tcW w:w="0" w:type="auto"/>
          </w:tcPr>
          <w:p w14:paraId="355B4ACB" w14:textId="77777777" w:rsidR="00B52546" w:rsidRDefault="00000000">
            <w:pPr>
              <w:pStyle w:val="Compact"/>
            </w:pPr>
            <w:r>
              <w:rPr>
                <w:rStyle w:val="VerbatimChar"/>
              </w:rPr>
              <w:t>t_cat</w:t>
            </w:r>
          </w:p>
        </w:tc>
        <w:tc>
          <w:tcPr>
            <w:tcW w:w="0" w:type="auto"/>
          </w:tcPr>
          <w:p w14:paraId="355B4ACC" w14:textId="77777777" w:rsidR="00B52546" w:rsidRDefault="00000000">
            <w:pPr>
              <w:pStyle w:val="Compact"/>
            </w:pPr>
            <w:r>
              <w:t>Factor</w:t>
            </w:r>
          </w:p>
        </w:tc>
        <w:tc>
          <w:tcPr>
            <w:tcW w:w="0" w:type="auto"/>
          </w:tcPr>
          <w:p w14:paraId="355B4ACD" w14:textId="77777777" w:rsidR="00B52546" w:rsidRDefault="00000000">
            <w:pPr>
              <w:pStyle w:val="Compact"/>
            </w:pPr>
            <w:r>
              <w:t>Fila</w:t>
            </w:r>
          </w:p>
        </w:tc>
        <w:tc>
          <w:tcPr>
            <w:tcW w:w="0" w:type="auto"/>
          </w:tcPr>
          <w:p w14:paraId="355B4ACE" w14:textId="1BB755EC" w:rsidR="00B52546" w:rsidRPr="00AC26DD" w:rsidRDefault="00000000">
            <w:pPr>
              <w:pStyle w:val="Compact"/>
            </w:pPr>
            <w:r w:rsidRPr="003905FB">
              <w:rPr>
                <w:lang w:val="es-CR"/>
              </w:rPr>
              <w:t xml:space="preserve">Año del spell agrupado (por ejemplo 1, 2, 3, 4, 5+). </w:t>
            </w:r>
            <w:r w:rsidRPr="00AC26DD">
              <w:t>Representa el riesgo base</w:t>
            </w:r>
          </w:p>
        </w:tc>
      </w:tr>
      <w:tr w:rsidR="00B52546" w:rsidRPr="00AC26DD" w14:paraId="355B4AD4" w14:textId="77777777">
        <w:tc>
          <w:tcPr>
            <w:tcW w:w="0" w:type="auto"/>
          </w:tcPr>
          <w:p w14:paraId="355B4AD0" w14:textId="77777777" w:rsidR="00B52546" w:rsidRDefault="00000000">
            <w:pPr>
              <w:pStyle w:val="Compact"/>
            </w:pPr>
            <w:r>
              <w:rPr>
                <w:rStyle w:val="VerbatimChar"/>
              </w:rPr>
              <w:t>anio</w:t>
            </w:r>
          </w:p>
        </w:tc>
        <w:tc>
          <w:tcPr>
            <w:tcW w:w="0" w:type="auto"/>
          </w:tcPr>
          <w:p w14:paraId="355B4AD1" w14:textId="77777777" w:rsidR="00B52546" w:rsidRDefault="00000000">
            <w:pPr>
              <w:pStyle w:val="Compact"/>
            </w:pPr>
            <w:r>
              <w:t>Factor</w:t>
            </w:r>
          </w:p>
        </w:tc>
        <w:tc>
          <w:tcPr>
            <w:tcW w:w="0" w:type="auto"/>
          </w:tcPr>
          <w:p w14:paraId="355B4AD2" w14:textId="77777777" w:rsidR="00B52546" w:rsidRDefault="00000000">
            <w:pPr>
              <w:pStyle w:val="Compact"/>
            </w:pPr>
            <w:r>
              <w:t>Año</w:t>
            </w:r>
          </w:p>
        </w:tc>
        <w:tc>
          <w:tcPr>
            <w:tcW w:w="0" w:type="auto"/>
          </w:tcPr>
          <w:p w14:paraId="355B4AD3" w14:textId="77777777" w:rsidR="00B52546" w:rsidRPr="003905FB" w:rsidRDefault="00000000">
            <w:pPr>
              <w:pStyle w:val="Compact"/>
              <w:rPr>
                <w:lang w:val="es-CR"/>
              </w:rPr>
            </w:pPr>
            <w:r w:rsidRPr="003905FB">
              <w:rPr>
                <w:lang w:val="es-CR"/>
              </w:rPr>
              <w:t>Año calendario (efecto fijo). Absorbe choques comunes a todas las relaciones</w:t>
            </w:r>
          </w:p>
        </w:tc>
      </w:tr>
      <w:tr w:rsidR="00B52546" w14:paraId="355B4AD9" w14:textId="77777777">
        <w:tc>
          <w:tcPr>
            <w:tcW w:w="0" w:type="auto"/>
          </w:tcPr>
          <w:p w14:paraId="355B4AD5" w14:textId="77777777" w:rsidR="00B52546" w:rsidRDefault="00000000">
            <w:pPr>
              <w:pStyle w:val="Compact"/>
            </w:pPr>
            <w:r>
              <w:rPr>
                <w:rStyle w:val="VerbatimChar"/>
              </w:rPr>
              <w:t>destino</w:t>
            </w:r>
          </w:p>
        </w:tc>
        <w:tc>
          <w:tcPr>
            <w:tcW w:w="0" w:type="auto"/>
          </w:tcPr>
          <w:p w14:paraId="355B4AD6" w14:textId="77777777" w:rsidR="00B52546" w:rsidRDefault="00000000">
            <w:pPr>
              <w:pStyle w:val="Compact"/>
            </w:pPr>
            <w:r>
              <w:t>Factor</w:t>
            </w:r>
          </w:p>
        </w:tc>
        <w:tc>
          <w:tcPr>
            <w:tcW w:w="0" w:type="auto"/>
          </w:tcPr>
          <w:p w14:paraId="355B4AD7" w14:textId="77777777" w:rsidR="00B52546" w:rsidRDefault="00000000">
            <w:pPr>
              <w:pStyle w:val="Compact"/>
            </w:pPr>
            <w:r>
              <w:t>Destino</w:t>
            </w:r>
          </w:p>
        </w:tc>
        <w:tc>
          <w:tcPr>
            <w:tcW w:w="0" w:type="auto"/>
          </w:tcPr>
          <w:p w14:paraId="355B4AD8" w14:textId="77777777" w:rsidR="00B52546" w:rsidRDefault="00000000">
            <w:pPr>
              <w:pStyle w:val="Compact"/>
            </w:pPr>
            <w:r w:rsidRPr="003905FB">
              <w:rPr>
                <w:lang w:val="es-CR"/>
              </w:rPr>
              <w:t xml:space="preserve">Todos los destinos de la muestra (efecto fijo). Absorbe diferencias permanentes entre mercados. </w:t>
            </w:r>
            <w:r>
              <w:t>Referencia: un control</w:t>
            </w:r>
          </w:p>
        </w:tc>
      </w:tr>
      <w:tr w:rsidR="00B52546" w:rsidRPr="00AC26DD" w14:paraId="355B4ADE" w14:textId="77777777">
        <w:tc>
          <w:tcPr>
            <w:tcW w:w="0" w:type="auto"/>
          </w:tcPr>
          <w:p w14:paraId="355B4ADA" w14:textId="77777777" w:rsidR="00B52546" w:rsidRDefault="00000000">
            <w:pPr>
              <w:pStyle w:val="Compact"/>
            </w:pPr>
            <w:r>
              <w:rPr>
                <w:rStyle w:val="VerbatimChar"/>
              </w:rPr>
              <w:t>tw_ruptura</w:t>
            </w:r>
          </w:p>
        </w:tc>
        <w:tc>
          <w:tcPr>
            <w:tcW w:w="0" w:type="auto"/>
          </w:tcPr>
          <w:p w14:paraId="355B4ADB" w14:textId="77777777" w:rsidR="00B52546" w:rsidRDefault="00000000">
            <w:pPr>
              <w:pStyle w:val="Compact"/>
            </w:pPr>
            <w:r>
              <w:t>Binaria</w:t>
            </w:r>
          </w:p>
        </w:tc>
        <w:tc>
          <w:tcPr>
            <w:tcW w:w="0" w:type="auto"/>
          </w:tcPr>
          <w:p w14:paraId="355B4ADC" w14:textId="77777777" w:rsidR="00B52546" w:rsidRDefault="00000000">
            <w:pPr>
              <w:pStyle w:val="Compact"/>
            </w:pPr>
            <w:r>
              <w:t>Destino-año</w:t>
            </w:r>
          </w:p>
        </w:tc>
        <w:tc>
          <w:tcPr>
            <w:tcW w:w="0" w:type="auto"/>
          </w:tcPr>
          <w:p w14:paraId="355B4ADD" w14:textId="77777777" w:rsidR="00B52546" w:rsidRPr="003905FB" w:rsidRDefault="00000000">
            <w:pPr>
              <w:pStyle w:val="Compact"/>
              <w:rPr>
                <w:lang w:val="es-CR"/>
              </w:rPr>
            </w:pPr>
            <w:r w:rsidRPr="003905FB">
              <w:rPr>
                <w:lang w:val="es-CR"/>
              </w:rPr>
              <w:t>1 si el destino es Taiwán y el año es 2008 o posterior</w:t>
            </w:r>
          </w:p>
        </w:tc>
      </w:tr>
      <w:tr w:rsidR="00B52546" w:rsidRPr="00AC26DD" w14:paraId="355B4AE3" w14:textId="77777777">
        <w:tc>
          <w:tcPr>
            <w:tcW w:w="0" w:type="auto"/>
          </w:tcPr>
          <w:p w14:paraId="355B4ADF" w14:textId="77777777" w:rsidR="00B52546" w:rsidRDefault="00000000">
            <w:pPr>
              <w:pStyle w:val="Compact"/>
            </w:pPr>
            <w:r>
              <w:rPr>
                <w:rStyle w:val="VerbatimChar"/>
              </w:rPr>
              <w:t>cn_ruptura</w:t>
            </w:r>
          </w:p>
        </w:tc>
        <w:tc>
          <w:tcPr>
            <w:tcW w:w="0" w:type="auto"/>
          </w:tcPr>
          <w:p w14:paraId="355B4AE0" w14:textId="77777777" w:rsidR="00B52546" w:rsidRDefault="00000000">
            <w:pPr>
              <w:pStyle w:val="Compact"/>
            </w:pPr>
            <w:r>
              <w:t>Binaria</w:t>
            </w:r>
          </w:p>
        </w:tc>
        <w:tc>
          <w:tcPr>
            <w:tcW w:w="0" w:type="auto"/>
          </w:tcPr>
          <w:p w14:paraId="355B4AE1" w14:textId="77777777" w:rsidR="00B52546" w:rsidRDefault="00000000">
            <w:pPr>
              <w:pStyle w:val="Compact"/>
            </w:pPr>
            <w:r>
              <w:t>Destino-año</w:t>
            </w:r>
          </w:p>
        </w:tc>
        <w:tc>
          <w:tcPr>
            <w:tcW w:w="0" w:type="auto"/>
          </w:tcPr>
          <w:p w14:paraId="355B4AE2" w14:textId="77777777" w:rsidR="00B52546" w:rsidRPr="003905FB" w:rsidRDefault="00000000">
            <w:pPr>
              <w:pStyle w:val="Compact"/>
              <w:rPr>
                <w:lang w:val="es-CR"/>
              </w:rPr>
            </w:pPr>
            <w:r w:rsidRPr="003905FB">
              <w:rPr>
                <w:lang w:val="es-CR"/>
              </w:rPr>
              <w:t>1 si el destino es China y el año es 2008 o posterior</w:t>
            </w:r>
          </w:p>
        </w:tc>
      </w:tr>
      <w:tr w:rsidR="00B52546" w:rsidRPr="00AC26DD" w14:paraId="355B4AE8" w14:textId="77777777">
        <w:tc>
          <w:tcPr>
            <w:tcW w:w="0" w:type="auto"/>
          </w:tcPr>
          <w:p w14:paraId="355B4AE4" w14:textId="77777777" w:rsidR="00B52546" w:rsidRDefault="00000000">
            <w:pPr>
              <w:pStyle w:val="Compact"/>
            </w:pPr>
            <w:r>
              <w:rPr>
                <w:rStyle w:val="VerbatimChar"/>
              </w:rPr>
              <w:t>tw_tlc</w:t>
            </w:r>
          </w:p>
        </w:tc>
        <w:tc>
          <w:tcPr>
            <w:tcW w:w="0" w:type="auto"/>
          </w:tcPr>
          <w:p w14:paraId="355B4AE5" w14:textId="77777777" w:rsidR="00B52546" w:rsidRDefault="00000000">
            <w:pPr>
              <w:pStyle w:val="Compact"/>
            </w:pPr>
            <w:r>
              <w:t>Binaria</w:t>
            </w:r>
          </w:p>
        </w:tc>
        <w:tc>
          <w:tcPr>
            <w:tcW w:w="0" w:type="auto"/>
          </w:tcPr>
          <w:p w14:paraId="355B4AE6" w14:textId="77777777" w:rsidR="00B52546" w:rsidRDefault="00000000">
            <w:pPr>
              <w:pStyle w:val="Compact"/>
            </w:pPr>
            <w:r>
              <w:t>Destino-año</w:t>
            </w:r>
          </w:p>
        </w:tc>
        <w:tc>
          <w:tcPr>
            <w:tcW w:w="0" w:type="auto"/>
          </w:tcPr>
          <w:p w14:paraId="355B4AE7" w14:textId="77777777" w:rsidR="00B52546" w:rsidRPr="003905FB" w:rsidRDefault="00000000">
            <w:pPr>
              <w:pStyle w:val="Compact"/>
              <w:rPr>
                <w:lang w:val="es-CR"/>
              </w:rPr>
            </w:pPr>
            <w:r w:rsidRPr="003905FB">
              <w:rPr>
                <w:lang w:val="es-CR"/>
              </w:rPr>
              <w:t>1 si el destino es Taiwán y el año es 2012 o posterior</w:t>
            </w:r>
          </w:p>
        </w:tc>
      </w:tr>
      <w:tr w:rsidR="00B52546" w:rsidRPr="00AC26DD" w14:paraId="355B4AED" w14:textId="77777777">
        <w:tc>
          <w:tcPr>
            <w:tcW w:w="0" w:type="auto"/>
          </w:tcPr>
          <w:p w14:paraId="355B4AE9" w14:textId="77777777" w:rsidR="00B52546" w:rsidRDefault="00000000">
            <w:pPr>
              <w:pStyle w:val="Compact"/>
            </w:pPr>
            <w:r>
              <w:rPr>
                <w:rStyle w:val="VerbatimChar"/>
              </w:rPr>
              <w:t>cn_tlc</w:t>
            </w:r>
          </w:p>
        </w:tc>
        <w:tc>
          <w:tcPr>
            <w:tcW w:w="0" w:type="auto"/>
          </w:tcPr>
          <w:p w14:paraId="355B4AEA" w14:textId="77777777" w:rsidR="00B52546" w:rsidRDefault="00000000">
            <w:pPr>
              <w:pStyle w:val="Compact"/>
            </w:pPr>
            <w:r>
              <w:t>Binaria</w:t>
            </w:r>
          </w:p>
        </w:tc>
        <w:tc>
          <w:tcPr>
            <w:tcW w:w="0" w:type="auto"/>
          </w:tcPr>
          <w:p w14:paraId="355B4AEB" w14:textId="77777777" w:rsidR="00B52546" w:rsidRDefault="00000000">
            <w:pPr>
              <w:pStyle w:val="Compact"/>
            </w:pPr>
            <w:r>
              <w:t>Destino-año</w:t>
            </w:r>
          </w:p>
        </w:tc>
        <w:tc>
          <w:tcPr>
            <w:tcW w:w="0" w:type="auto"/>
          </w:tcPr>
          <w:p w14:paraId="355B4AEC" w14:textId="77777777" w:rsidR="00B52546" w:rsidRPr="003905FB" w:rsidRDefault="00000000">
            <w:pPr>
              <w:pStyle w:val="Compact"/>
              <w:rPr>
                <w:lang w:val="es-CR"/>
              </w:rPr>
            </w:pPr>
            <w:r w:rsidRPr="003905FB">
              <w:rPr>
                <w:lang w:val="es-CR"/>
              </w:rPr>
              <w:t>1 si el destino es China y el año es 2012 o posterior</w:t>
            </w:r>
          </w:p>
        </w:tc>
      </w:tr>
      <w:tr w:rsidR="00B52546" w:rsidRPr="00AC26DD" w14:paraId="355B4AF2" w14:textId="77777777">
        <w:tc>
          <w:tcPr>
            <w:tcW w:w="0" w:type="auto"/>
          </w:tcPr>
          <w:p w14:paraId="355B4AEE" w14:textId="77777777" w:rsidR="00B52546" w:rsidRDefault="00000000">
            <w:pPr>
              <w:pStyle w:val="Compact"/>
            </w:pPr>
            <w:r>
              <w:rPr>
                <w:rStyle w:val="VerbatimChar"/>
              </w:rPr>
              <w:t>fresco</w:t>
            </w:r>
          </w:p>
        </w:tc>
        <w:tc>
          <w:tcPr>
            <w:tcW w:w="0" w:type="auto"/>
          </w:tcPr>
          <w:p w14:paraId="355B4AEF" w14:textId="77777777" w:rsidR="00B52546" w:rsidRDefault="00000000">
            <w:pPr>
              <w:pStyle w:val="Compact"/>
            </w:pPr>
            <w:r>
              <w:t>Binaria</w:t>
            </w:r>
          </w:p>
        </w:tc>
        <w:tc>
          <w:tcPr>
            <w:tcW w:w="0" w:type="auto"/>
          </w:tcPr>
          <w:p w14:paraId="355B4AF0" w14:textId="77777777" w:rsidR="00B52546" w:rsidRDefault="00000000">
            <w:pPr>
              <w:pStyle w:val="Compact"/>
            </w:pPr>
            <w:r>
              <w:t>Producto</w:t>
            </w:r>
          </w:p>
        </w:tc>
        <w:tc>
          <w:tcPr>
            <w:tcW w:w="0" w:type="auto"/>
          </w:tcPr>
          <w:p w14:paraId="355B4AF1" w14:textId="77777777" w:rsidR="00B52546" w:rsidRPr="003905FB" w:rsidRDefault="00000000">
            <w:pPr>
              <w:pStyle w:val="Compact"/>
              <w:rPr>
                <w:lang w:val="es-CR"/>
              </w:rPr>
            </w:pPr>
            <w:r w:rsidRPr="003905FB">
              <w:rPr>
                <w:lang w:val="es-CR"/>
              </w:rPr>
              <w:t>1 si es primario o fresco (capítulos 1 a 14)</w:t>
            </w:r>
          </w:p>
        </w:tc>
      </w:tr>
      <w:tr w:rsidR="00B52546" w:rsidRPr="00AC26DD" w14:paraId="355B4AF7" w14:textId="77777777">
        <w:tc>
          <w:tcPr>
            <w:tcW w:w="0" w:type="auto"/>
          </w:tcPr>
          <w:p w14:paraId="355B4AF3" w14:textId="77777777" w:rsidR="00B52546" w:rsidRDefault="00000000">
            <w:pPr>
              <w:pStyle w:val="Compact"/>
            </w:pPr>
            <w:r>
              <w:rPr>
                <w:rStyle w:val="VerbatimChar"/>
              </w:rPr>
              <w:t>valor_inicial</w:t>
            </w:r>
          </w:p>
        </w:tc>
        <w:tc>
          <w:tcPr>
            <w:tcW w:w="0" w:type="auto"/>
          </w:tcPr>
          <w:p w14:paraId="355B4AF4" w14:textId="77777777" w:rsidR="00B52546" w:rsidRDefault="00000000">
            <w:pPr>
              <w:pStyle w:val="Compact"/>
            </w:pPr>
            <w:r>
              <w:t>Continua</w:t>
            </w:r>
          </w:p>
        </w:tc>
        <w:tc>
          <w:tcPr>
            <w:tcW w:w="0" w:type="auto"/>
          </w:tcPr>
          <w:p w14:paraId="355B4AF5" w14:textId="77777777" w:rsidR="00B52546" w:rsidRDefault="00000000">
            <w:pPr>
              <w:pStyle w:val="Compact"/>
            </w:pPr>
            <w:r>
              <w:t>Spell</w:t>
            </w:r>
          </w:p>
        </w:tc>
        <w:tc>
          <w:tcPr>
            <w:tcW w:w="0" w:type="auto"/>
          </w:tcPr>
          <w:p w14:paraId="355B4AF6" w14:textId="77777777" w:rsidR="00B52546" w:rsidRPr="003905FB" w:rsidRDefault="00000000">
            <w:pPr>
              <w:pStyle w:val="Compact"/>
              <w:rPr>
                <w:lang w:val="es-CR"/>
              </w:rPr>
            </w:pPr>
            <w:r w:rsidRPr="003905FB">
              <w:rPr>
                <w:lang w:val="es-CR"/>
              </w:rPr>
              <w:t>Valor del primer año del spell, en dólares constantes (en logaritmo)</w:t>
            </w:r>
          </w:p>
        </w:tc>
      </w:tr>
      <w:tr w:rsidR="00B52546" w:rsidRPr="00AC26DD" w14:paraId="355B4AFC" w14:textId="77777777">
        <w:tc>
          <w:tcPr>
            <w:tcW w:w="0" w:type="auto"/>
          </w:tcPr>
          <w:p w14:paraId="355B4AF8" w14:textId="77777777" w:rsidR="00B52546" w:rsidRDefault="00000000">
            <w:pPr>
              <w:pStyle w:val="Compact"/>
            </w:pPr>
            <w:r>
              <w:rPr>
                <w:rStyle w:val="VerbatimChar"/>
              </w:rPr>
              <w:t>n_dest_lag</w:t>
            </w:r>
          </w:p>
        </w:tc>
        <w:tc>
          <w:tcPr>
            <w:tcW w:w="0" w:type="auto"/>
          </w:tcPr>
          <w:p w14:paraId="355B4AF9" w14:textId="77777777" w:rsidR="00B52546" w:rsidRDefault="00000000">
            <w:pPr>
              <w:pStyle w:val="Compact"/>
            </w:pPr>
            <w:r>
              <w:t>Entera</w:t>
            </w:r>
          </w:p>
        </w:tc>
        <w:tc>
          <w:tcPr>
            <w:tcW w:w="0" w:type="auto"/>
          </w:tcPr>
          <w:p w14:paraId="355B4AFA" w14:textId="77777777" w:rsidR="00B52546" w:rsidRDefault="00000000">
            <w:pPr>
              <w:pStyle w:val="Compact"/>
            </w:pPr>
            <w:r>
              <w:t>Producto-</w:t>
            </w:r>
            <w:r>
              <w:lastRenderedPageBreak/>
              <w:t>año</w:t>
            </w:r>
          </w:p>
        </w:tc>
        <w:tc>
          <w:tcPr>
            <w:tcW w:w="0" w:type="auto"/>
          </w:tcPr>
          <w:p w14:paraId="355B4AFB" w14:textId="77777777" w:rsidR="00B52546" w:rsidRPr="003905FB" w:rsidRDefault="00000000">
            <w:pPr>
              <w:pStyle w:val="Compact"/>
              <w:rPr>
                <w:lang w:val="es-CR"/>
              </w:rPr>
            </w:pPr>
            <w:r w:rsidRPr="003905FB">
              <w:rPr>
                <w:lang w:val="es-CR"/>
              </w:rPr>
              <w:lastRenderedPageBreak/>
              <w:t xml:space="preserve">Número de destinos mundiales del </w:t>
            </w:r>
            <w:r w:rsidRPr="003905FB">
              <w:rPr>
                <w:lang w:val="es-CR"/>
              </w:rPr>
              <w:lastRenderedPageBreak/>
              <w:t>producto en el año anterior (</w:t>
            </w:r>
            <w:r w:rsidRPr="003905FB">
              <w:rPr>
                <w:rStyle w:val="VerbatimChar"/>
                <w:lang w:val="es-CR"/>
              </w:rPr>
              <w:t>log1p</w:t>
            </w:r>
            <w:r w:rsidRPr="003905FB">
              <w:rPr>
                <w:lang w:val="es-CR"/>
              </w:rPr>
              <w:t>)</w:t>
            </w:r>
          </w:p>
        </w:tc>
      </w:tr>
      <w:tr w:rsidR="00B52546" w:rsidRPr="00AC26DD" w14:paraId="355B4B01" w14:textId="77777777">
        <w:tc>
          <w:tcPr>
            <w:tcW w:w="0" w:type="auto"/>
          </w:tcPr>
          <w:p w14:paraId="355B4AFD" w14:textId="77777777" w:rsidR="00B52546" w:rsidRDefault="00000000">
            <w:pPr>
              <w:pStyle w:val="Compact"/>
            </w:pPr>
            <w:r>
              <w:rPr>
                <w:rStyle w:val="VerbatimChar"/>
              </w:rPr>
              <w:lastRenderedPageBreak/>
              <w:t>repetido</w:t>
            </w:r>
          </w:p>
        </w:tc>
        <w:tc>
          <w:tcPr>
            <w:tcW w:w="0" w:type="auto"/>
          </w:tcPr>
          <w:p w14:paraId="355B4AFE" w14:textId="77777777" w:rsidR="00B52546" w:rsidRDefault="00000000">
            <w:pPr>
              <w:pStyle w:val="Compact"/>
            </w:pPr>
            <w:r>
              <w:t>Binaria</w:t>
            </w:r>
          </w:p>
        </w:tc>
        <w:tc>
          <w:tcPr>
            <w:tcW w:w="0" w:type="auto"/>
          </w:tcPr>
          <w:p w14:paraId="355B4AFF" w14:textId="77777777" w:rsidR="00B52546" w:rsidRDefault="00000000">
            <w:pPr>
              <w:pStyle w:val="Compact"/>
            </w:pPr>
            <w:r>
              <w:t>Spell</w:t>
            </w:r>
          </w:p>
        </w:tc>
        <w:tc>
          <w:tcPr>
            <w:tcW w:w="0" w:type="auto"/>
          </w:tcPr>
          <w:p w14:paraId="355B4B00" w14:textId="77777777" w:rsidR="00B52546" w:rsidRPr="003905FB" w:rsidRDefault="00000000">
            <w:pPr>
              <w:pStyle w:val="Compact"/>
              <w:rPr>
                <w:lang w:val="es-CR"/>
              </w:rPr>
            </w:pPr>
            <w:r w:rsidRPr="003905FB">
              <w:rPr>
                <w:lang w:val="es-CR"/>
              </w:rPr>
              <w:t>1 si el spell es una reaparición de la relación</w:t>
            </w:r>
          </w:p>
        </w:tc>
      </w:tr>
      <w:tr w:rsidR="00B52546" w:rsidRPr="00AC26DD" w14:paraId="355B4B06" w14:textId="77777777">
        <w:tc>
          <w:tcPr>
            <w:tcW w:w="0" w:type="auto"/>
          </w:tcPr>
          <w:p w14:paraId="355B4B02" w14:textId="77777777" w:rsidR="00B52546" w:rsidRDefault="00000000">
            <w:pPr>
              <w:pStyle w:val="Compact"/>
            </w:pPr>
            <w:r>
              <w:rPr>
                <w:rStyle w:val="VerbatimChar"/>
              </w:rPr>
              <w:t>capitulo</w:t>
            </w:r>
            <w:r>
              <w:t xml:space="preserve">, </w:t>
            </w:r>
            <w:r>
              <w:rPr>
                <w:rStyle w:val="VerbatimChar"/>
              </w:rPr>
              <w:t>producto</w:t>
            </w:r>
          </w:p>
        </w:tc>
        <w:tc>
          <w:tcPr>
            <w:tcW w:w="0" w:type="auto"/>
          </w:tcPr>
          <w:p w14:paraId="355B4B03" w14:textId="77777777" w:rsidR="00B52546" w:rsidRDefault="00000000">
            <w:pPr>
              <w:pStyle w:val="Compact"/>
            </w:pPr>
            <w:r>
              <w:t>Factores</w:t>
            </w:r>
          </w:p>
        </w:tc>
        <w:tc>
          <w:tcPr>
            <w:tcW w:w="0" w:type="auto"/>
          </w:tcPr>
          <w:p w14:paraId="355B4B04" w14:textId="77777777" w:rsidR="00B52546" w:rsidRDefault="00000000">
            <w:pPr>
              <w:pStyle w:val="Compact"/>
            </w:pPr>
            <w:r>
              <w:t>Producto</w:t>
            </w:r>
          </w:p>
        </w:tc>
        <w:tc>
          <w:tcPr>
            <w:tcW w:w="0" w:type="auto"/>
          </w:tcPr>
          <w:p w14:paraId="355B4B05" w14:textId="77777777" w:rsidR="00B52546" w:rsidRPr="003905FB" w:rsidRDefault="00000000">
            <w:pPr>
              <w:pStyle w:val="Compact"/>
              <w:rPr>
                <w:lang w:val="es-CR"/>
              </w:rPr>
            </w:pPr>
            <w:r w:rsidRPr="003905FB">
              <w:rPr>
                <w:lang w:val="es-CR"/>
              </w:rPr>
              <w:t>Grupos para los efectos aleatorios anidados</w:t>
            </w:r>
          </w:p>
        </w:tc>
      </w:tr>
    </w:tbl>
    <w:p w14:paraId="355B4B07" w14:textId="77777777" w:rsidR="00B52546" w:rsidRPr="003905FB" w:rsidRDefault="00000000">
      <w:pPr>
        <w:pStyle w:val="Textoindependiente"/>
        <w:rPr>
          <w:lang w:val="es-CR"/>
        </w:rPr>
      </w:pPr>
      <w:r w:rsidRPr="003905FB">
        <w:rPr>
          <w:lang w:val="es-CR"/>
        </w:rPr>
        <w:t xml:space="preserve">Las cuatro variables de tratamiento se construyen directamente en la base. Los efectos de nivel de Taiwán y China (que tengan un riesgo distinto durante todo el período) ya están en los efectos fijos de </w:t>
      </w:r>
      <w:r w:rsidRPr="003905FB">
        <w:rPr>
          <w:rStyle w:val="VerbatimChar"/>
          <w:lang w:val="es-CR"/>
        </w:rPr>
        <w:t>destino</w:t>
      </w:r>
      <w:r w:rsidRPr="003905FB">
        <w:rPr>
          <w:lang w:val="es-CR"/>
        </w:rPr>
        <w:t xml:space="preserve">; las variables de tratamiento captan lo que </w:t>
      </w:r>
      <w:r w:rsidRPr="003905FB">
        <w:rPr>
          <w:b/>
          <w:bCs/>
          <w:lang w:val="es-CR"/>
        </w:rPr>
        <w:t>cambió</w:t>
      </w:r>
      <w:r w:rsidRPr="003905FB">
        <w:rPr>
          <w:lang w:val="es-CR"/>
        </w:rPr>
        <w:t xml:space="preserve"> después de cada evento.</w:t>
      </w:r>
    </w:p>
    <w:p w14:paraId="355B4B08" w14:textId="77777777" w:rsidR="00B52546" w:rsidRPr="003905FB" w:rsidRDefault="00000000">
      <w:pPr>
        <w:pStyle w:val="Ttulo1"/>
        <w:rPr>
          <w:lang w:val="es-CR"/>
        </w:rPr>
      </w:pPr>
      <w:bookmarkStart w:id="12" w:name="modelo"/>
      <w:bookmarkEnd w:id="11"/>
      <w:r w:rsidRPr="003905FB">
        <w:rPr>
          <w:lang w:val="es-CR"/>
        </w:rPr>
        <w:t>6. Modelo</w:t>
      </w:r>
    </w:p>
    <w:p w14:paraId="355B4B09" w14:textId="77777777" w:rsidR="00B52546" w:rsidRPr="003905FB" w:rsidRDefault="00000000">
      <w:pPr>
        <w:pStyle w:val="FirstParagraph"/>
        <w:rPr>
          <w:lang w:val="es-CR"/>
        </w:rPr>
      </w:pPr>
      <w:r w:rsidRPr="003905FB">
        <w:rPr>
          <w:lang w:val="es-CR"/>
        </w:rPr>
        <w:t>Es un modelo de riesgo en tiempo discreto con enlace cloglog y efectos aleatorios. El cloglog es la versión del modelo de riesgos proporcionales de Cox para datos registrados por año, así que sus coeficientes se interpretan como razones de riesgo. Los efectos aleatorios capturan las características no observadas de cada capítulo y producto.</w:t>
      </w:r>
    </w:p>
    <w:p w14:paraId="355B4B0A" w14:textId="77777777" w:rsidR="00B52546" w:rsidRDefault="00000000">
      <w:pPr>
        <w:pStyle w:val="Textoindependiente"/>
      </w:pPr>
      <w:r>
        <w:rPr>
          <w:noProof/>
        </w:rPr>
        <w:drawing>
          <wp:inline distT="0" distB="0" distL="0" distR="0" wp14:anchorId="355B4B46" wp14:editId="355B4B47">
            <wp:extent cx="5334000" cy="67218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ecuacion.png"/>
                    <pic:cNvPicPr>
                      <a:picLocks noChangeAspect="1" noChangeArrowheads="1"/>
                    </pic:cNvPicPr>
                  </pic:nvPicPr>
                  <pic:blipFill>
                    <a:blip r:embed="rId11"/>
                    <a:stretch>
                      <a:fillRect/>
                    </a:stretch>
                  </pic:blipFill>
                  <pic:spPr bwMode="auto">
                    <a:xfrm>
                      <a:off x="0" y="0"/>
                      <a:ext cx="5334000" cy="672184"/>
                    </a:xfrm>
                    <a:prstGeom prst="rect">
                      <a:avLst/>
                    </a:prstGeom>
                    <a:noFill/>
                    <a:ln w="9525">
                      <a:noFill/>
                      <a:headEnd/>
                      <a:tailEnd/>
                    </a:ln>
                  </pic:spPr>
                </pic:pic>
              </a:graphicData>
            </a:graphic>
          </wp:inline>
        </w:drawing>
      </w:r>
    </w:p>
    <w:p w14:paraId="355B4B0B" w14:textId="77777777" w:rsidR="00B52546" w:rsidRPr="003905FB" w:rsidRDefault="00000000">
      <w:pPr>
        <w:pStyle w:val="Textoindependiente"/>
        <w:rPr>
          <w:lang w:val="es-CR"/>
        </w:rPr>
      </w:pPr>
      <w:r w:rsidRPr="003905FB">
        <w:rPr>
          <w:lang w:val="es-CR"/>
        </w:rPr>
        <w:t xml:space="preserve">donde </w:t>
      </w:r>
      <w:r>
        <w:t>α</w:t>
      </w:r>
      <w:r w:rsidRPr="003905FB">
        <w:rPr>
          <w:vertAlign w:val="subscript"/>
          <w:lang w:val="es-CR"/>
        </w:rPr>
        <w:t>t</w:t>
      </w:r>
      <w:r w:rsidRPr="003905FB">
        <w:rPr>
          <w:lang w:val="es-CR"/>
        </w:rPr>
        <w:t xml:space="preserve"> es el riesgo base según el año del spell, </w:t>
      </w:r>
      <w:r>
        <w:t>γ</w:t>
      </w:r>
      <w:r w:rsidRPr="003905FB">
        <w:rPr>
          <w:vertAlign w:val="subscript"/>
          <w:lang w:val="es-CR"/>
        </w:rPr>
        <w:t>y</w:t>
      </w:r>
      <w:r w:rsidRPr="003905FB">
        <w:rPr>
          <w:lang w:val="es-CR"/>
        </w:rPr>
        <w:t xml:space="preserve"> y </w:t>
      </w:r>
      <w:r>
        <w:t>δ</w:t>
      </w:r>
      <w:r w:rsidRPr="003905FB">
        <w:rPr>
          <w:vertAlign w:val="subscript"/>
          <w:lang w:val="es-CR"/>
        </w:rPr>
        <w:t>j</w:t>
      </w:r>
      <w:r w:rsidRPr="003905FB">
        <w:rPr>
          <w:lang w:val="es-CR"/>
        </w:rPr>
        <w:t xml:space="preserve"> son efectos fijos de año y de destino, TW</w:t>
      </w:r>
      <w:r w:rsidRPr="003905FB">
        <w:rPr>
          <w:vertAlign w:val="subscript"/>
          <w:lang w:val="es-CR"/>
        </w:rPr>
        <w:t>j</w:t>
      </w:r>
      <w:r w:rsidRPr="003905FB">
        <w:rPr>
          <w:lang w:val="es-CR"/>
        </w:rPr>
        <w:t xml:space="preserve"> y CN</w:t>
      </w:r>
      <w:r w:rsidRPr="003905FB">
        <w:rPr>
          <w:vertAlign w:val="subscript"/>
          <w:lang w:val="es-CR"/>
        </w:rPr>
        <w:t>j</w:t>
      </w:r>
      <w:r w:rsidRPr="003905FB">
        <w:rPr>
          <w:lang w:val="es-CR"/>
        </w:rPr>
        <w:t xml:space="preserve"> indican Taiwán y China, PostR</w:t>
      </w:r>
      <w:r w:rsidRPr="003905FB">
        <w:rPr>
          <w:vertAlign w:val="subscript"/>
          <w:lang w:val="es-CR"/>
        </w:rPr>
        <w:t>y</w:t>
      </w:r>
      <w:r w:rsidRPr="003905FB">
        <w:rPr>
          <w:lang w:val="es-CR"/>
        </w:rPr>
        <w:t xml:space="preserve"> y PostT</w:t>
      </w:r>
      <w:r w:rsidRPr="003905FB">
        <w:rPr>
          <w:vertAlign w:val="subscript"/>
          <w:lang w:val="es-CR"/>
        </w:rPr>
        <w:t>y</w:t>
      </w:r>
      <w:r w:rsidRPr="003905FB">
        <w:rPr>
          <w:lang w:val="es-CR"/>
        </w:rPr>
        <w:t xml:space="preserve"> indican los períodos posteriores a la ruptura (desde 2008) y al TLC (desde 2012), F</w:t>
      </w:r>
      <w:r w:rsidRPr="003905FB">
        <w:rPr>
          <w:vertAlign w:val="subscript"/>
          <w:lang w:val="es-CR"/>
        </w:rPr>
        <w:t>i</w:t>
      </w:r>
      <w:r w:rsidRPr="003905FB">
        <w:rPr>
          <w:lang w:val="es-CR"/>
        </w:rPr>
        <w:t xml:space="preserve"> indica producto fresco, </w:t>
      </w:r>
      <w:r w:rsidRPr="003905FB">
        <w:rPr>
          <w:b/>
          <w:bCs/>
          <w:lang w:val="es-CR"/>
        </w:rPr>
        <w:t>x</w:t>
      </w:r>
      <w:r w:rsidRPr="003905FB">
        <w:rPr>
          <w:vertAlign w:val="subscript"/>
          <w:lang w:val="es-CR"/>
        </w:rPr>
        <w:t>ijt</w:t>
      </w:r>
      <w:r w:rsidRPr="003905FB">
        <w:rPr>
          <w:lang w:val="es-CR"/>
        </w:rPr>
        <w:t xml:space="preserve"> son los controles, y u</w:t>
      </w:r>
      <w:r w:rsidRPr="003905FB">
        <w:rPr>
          <w:vertAlign w:val="subscript"/>
          <w:lang w:val="es-CR"/>
        </w:rPr>
        <w:t>c</w:t>
      </w:r>
      <w:r w:rsidRPr="003905FB">
        <w:rPr>
          <w:lang w:val="es-CR"/>
        </w:rPr>
        <w:t xml:space="preserve"> ∼ N(0, </w:t>
      </w:r>
      <w:r>
        <w:t>σ</w:t>
      </w:r>
      <w:r w:rsidRPr="003905FB">
        <w:rPr>
          <w:vertAlign w:val="subscript"/>
          <w:lang w:val="es-CR"/>
        </w:rPr>
        <w:t>u</w:t>
      </w:r>
      <w:r w:rsidRPr="003905FB">
        <w:rPr>
          <w:vertAlign w:val="superscript"/>
          <w:lang w:val="es-CR"/>
        </w:rPr>
        <w:t>2</w:t>
      </w:r>
      <w:r w:rsidRPr="003905FB">
        <w:rPr>
          <w:lang w:val="es-CR"/>
        </w:rPr>
        <w:t>) y v</w:t>
      </w:r>
      <w:r w:rsidRPr="003905FB">
        <w:rPr>
          <w:vertAlign w:val="subscript"/>
          <w:lang w:val="es-CR"/>
        </w:rPr>
        <w:t>i(c)</w:t>
      </w:r>
      <w:r w:rsidRPr="003905FB">
        <w:rPr>
          <w:lang w:val="es-CR"/>
        </w:rPr>
        <w:t xml:space="preserve"> ∼ N(0, </w:t>
      </w:r>
      <w:r>
        <w:t>σ</w:t>
      </w:r>
      <w:r w:rsidRPr="003905FB">
        <w:rPr>
          <w:vertAlign w:val="subscript"/>
          <w:lang w:val="es-CR"/>
        </w:rPr>
        <w:t>v</w:t>
      </w:r>
      <w:r w:rsidRPr="003905FB">
        <w:rPr>
          <w:vertAlign w:val="superscript"/>
          <w:lang w:val="es-CR"/>
        </w:rPr>
        <w:t>2</w:t>
      </w:r>
      <w:r w:rsidRPr="003905FB">
        <w:rPr>
          <w:lang w:val="es-CR"/>
        </w:rPr>
        <w:t>) son los efectos aleatorios de capítulo y de producto dentro de capítulo.</w:t>
      </w:r>
    </w:p>
    <w:p w14:paraId="355B4B0C" w14:textId="77777777" w:rsidR="00B52546" w:rsidRPr="003905FB" w:rsidRDefault="00000000">
      <w:pPr>
        <w:pStyle w:val="SourceCode"/>
        <w:rPr>
          <w:lang w:val="es-CR"/>
        </w:rPr>
      </w:pPr>
      <w:r w:rsidRPr="003905FB">
        <w:rPr>
          <w:rStyle w:val="NormalTok"/>
          <w:lang w:val="es-CR"/>
        </w:rPr>
        <w:t xml:space="preserve">pp </w:t>
      </w:r>
      <w:r w:rsidRPr="003905FB">
        <w:rPr>
          <w:rStyle w:val="OtherTok"/>
          <w:lang w:val="es-CR"/>
        </w:rPr>
        <w:t>&lt;-</w:t>
      </w:r>
      <w:r w:rsidRPr="003905FB">
        <w:rPr>
          <w:rStyle w:val="NormalTok"/>
          <w:lang w:val="es-CR"/>
        </w:rPr>
        <w:t xml:space="preserve"> pp </w:t>
      </w:r>
      <w:r w:rsidRPr="003905FB">
        <w:rPr>
          <w:rStyle w:val="SpecialCharTok"/>
          <w:lang w:val="es-CR"/>
        </w:rPr>
        <w:t>|&gt;</w:t>
      </w:r>
      <w:r w:rsidRPr="003905FB">
        <w:rPr>
          <w:rStyle w:val="NormalTok"/>
          <w:lang w:val="es-CR"/>
        </w:rPr>
        <w:t xml:space="preserve"> </w:t>
      </w:r>
      <w:r w:rsidRPr="003905FB">
        <w:rPr>
          <w:rStyle w:val="FunctionTok"/>
          <w:lang w:val="es-CR"/>
        </w:rPr>
        <w:t>mutate</w:t>
      </w:r>
      <w:r w:rsidRPr="003905FB">
        <w:rPr>
          <w:rStyle w:val="NormalTok"/>
          <w:lang w:val="es-CR"/>
        </w:rPr>
        <w:t>(</w:t>
      </w:r>
      <w:r w:rsidRPr="003905FB">
        <w:rPr>
          <w:lang w:val="es-CR"/>
        </w:rPr>
        <w:br/>
      </w:r>
      <w:r w:rsidRPr="003905FB">
        <w:rPr>
          <w:rStyle w:val="NormalTok"/>
          <w:lang w:val="es-CR"/>
        </w:rPr>
        <w:t xml:space="preserve">  </w:t>
      </w:r>
      <w:r w:rsidRPr="003905FB">
        <w:rPr>
          <w:rStyle w:val="AttributeTok"/>
          <w:lang w:val="es-CR"/>
        </w:rPr>
        <w:t>tw_ruptura =</w:t>
      </w:r>
      <w:r w:rsidRPr="003905FB">
        <w:rPr>
          <w:rStyle w:val="NormalTok"/>
          <w:lang w:val="es-CR"/>
        </w:rPr>
        <w:t xml:space="preserve"> </w:t>
      </w:r>
      <w:r w:rsidRPr="003905FB">
        <w:rPr>
          <w:rStyle w:val="FunctionTok"/>
          <w:lang w:val="es-CR"/>
        </w:rPr>
        <w:t>as.integer</w:t>
      </w:r>
      <w:r w:rsidRPr="003905FB">
        <w:rPr>
          <w:rStyle w:val="NormalTok"/>
          <w:lang w:val="es-CR"/>
        </w:rPr>
        <w:t xml:space="preserve">(destino </w:t>
      </w:r>
      <w:r w:rsidRPr="003905FB">
        <w:rPr>
          <w:rStyle w:val="SpecialCharTok"/>
          <w:lang w:val="es-CR"/>
        </w:rPr>
        <w:t>==</w:t>
      </w:r>
      <w:r w:rsidRPr="003905FB">
        <w:rPr>
          <w:rStyle w:val="NormalTok"/>
          <w:lang w:val="es-CR"/>
        </w:rPr>
        <w:t xml:space="preserve"> </w:t>
      </w:r>
      <w:r w:rsidRPr="003905FB">
        <w:rPr>
          <w:rStyle w:val="StringTok"/>
          <w:lang w:val="es-CR"/>
        </w:rPr>
        <w:t>"Taiwán"</w:t>
      </w:r>
      <w:r w:rsidRPr="003905FB">
        <w:rPr>
          <w:rStyle w:val="NormalTok"/>
          <w:lang w:val="es-CR"/>
        </w:rPr>
        <w:t xml:space="preserve"> </w:t>
      </w:r>
      <w:r w:rsidRPr="003905FB">
        <w:rPr>
          <w:rStyle w:val="SpecialCharTok"/>
          <w:lang w:val="es-CR"/>
        </w:rPr>
        <w:t>&amp;</w:t>
      </w:r>
      <w:r w:rsidRPr="003905FB">
        <w:rPr>
          <w:rStyle w:val="NormalTok"/>
          <w:lang w:val="es-CR"/>
        </w:rPr>
        <w:t xml:space="preserve"> anio </w:t>
      </w:r>
      <w:r w:rsidRPr="003905FB">
        <w:rPr>
          <w:rStyle w:val="SpecialCharTok"/>
          <w:lang w:val="es-CR"/>
        </w:rPr>
        <w:t>&gt;=</w:t>
      </w:r>
      <w:r w:rsidRPr="003905FB">
        <w:rPr>
          <w:rStyle w:val="NormalTok"/>
          <w:lang w:val="es-CR"/>
        </w:rPr>
        <w:t xml:space="preserve"> </w:t>
      </w:r>
      <w:r w:rsidRPr="003905FB">
        <w:rPr>
          <w:rStyle w:val="DecValTok"/>
          <w:lang w:val="es-CR"/>
        </w:rPr>
        <w:t>2008</w:t>
      </w:r>
      <w:r w:rsidRPr="003905FB">
        <w:rPr>
          <w:rStyle w:val="NormalTok"/>
          <w:lang w:val="es-CR"/>
        </w:rPr>
        <w:t>),</w:t>
      </w:r>
      <w:r w:rsidRPr="003905FB">
        <w:rPr>
          <w:lang w:val="es-CR"/>
        </w:rPr>
        <w:br/>
      </w:r>
      <w:r w:rsidRPr="003905FB">
        <w:rPr>
          <w:rStyle w:val="NormalTok"/>
          <w:lang w:val="es-CR"/>
        </w:rPr>
        <w:t xml:space="preserve">  </w:t>
      </w:r>
      <w:r w:rsidRPr="003905FB">
        <w:rPr>
          <w:rStyle w:val="AttributeTok"/>
          <w:lang w:val="es-CR"/>
        </w:rPr>
        <w:t>cn_ruptura =</w:t>
      </w:r>
      <w:r w:rsidRPr="003905FB">
        <w:rPr>
          <w:rStyle w:val="NormalTok"/>
          <w:lang w:val="es-CR"/>
        </w:rPr>
        <w:t xml:space="preserve"> </w:t>
      </w:r>
      <w:r w:rsidRPr="003905FB">
        <w:rPr>
          <w:rStyle w:val="FunctionTok"/>
          <w:lang w:val="es-CR"/>
        </w:rPr>
        <w:t>as.integer</w:t>
      </w:r>
      <w:r w:rsidRPr="003905FB">
        <w:rPr>
          <w:rStyle w:val="NormalTok"/>
          <w:lang w:val="es-CR"/>
        </w:rPr>
        <w:t xml:space="preserve">(destino </w:t>
      </w:r>
      <w:r w:rsidRPr="003905FB">
        <w:rPr>
          <w:rStyle w:val="SpecialCharTok"/>
          <w:lang w:val="es-CR"/>
        </w:rPr>
        <w:t>==</w:t>
      </w:r>
      <w:r w:rsidRPr="003905FB">
        <w:rPr>
          <w:rStyle w:val="NormalTok"/>
          <w:lang w:val="es-CR"/>
        </w:rPr>
        <w:t xml:space="preserve"> </w:t>
      </w:r>
      <w:r w:rsidRPr="003905FB">
        <w:rPr>
          <w:rStyle w:val="StringTok"/>
          <w:lang w:val="es-CR"/>
        </w:rPr>
        <w:t>"China"</w:t>
      </w:r>
      <w:r w:rsidRPr="003905FB">
        <w:rPr>
          <w:rStyle w:val="NormalTok"/>
          <w:lang w:val="es-CR"/>
        </w:rPr>
        <w:t xml:space="preserve"> </w:t>
      </w:r>
      <w:r w:rsidRPr="003905FB">
        <w:rPr>
          <w:rStyle w:val="SpecialCharTok"/>
          <w:lang w:val="es-CR"/>
        </w:rPr>
        <w:t>&amp;</w:t>
      </w:r>
      <w:r w:rsidRPr="003905FB">
        <w:rPr>
          <w:rStyle w:val="NormalTok"/>
          <w:lang w:val="es-CR"/>
        </w:rPr>
        <w:t xml:space="preserve"> anio </w:t>
      </w:r>
      <w:r w:rsidRPr="003905FB">
        <w:rPr>
          <w:rStyle w:val="SpecialCharTok"/>
          <w:lang w:val="es-CR"/>
        </w:rPr>
        <w:t>&gt;=</w:t>
      </w:r>
      <w:r w:rsidRPr="003905FB">
        <w:rPr>
          <w:rStyle w:val="NormalTok"/>
          <w:lang w:val="es-CR"/>
        </w:rPr>
        <w:t xml:space="preserve"> </w:t>
      </w:r>
      <w:r w:rsidRPr="003905FB">
        <w:rPr>
          <w:rStyle w:val="DecValTok"/>
          <w:lang w:val="es-CR"/>
        </w:rPr>
        <w:t>2008</w:t>
      </w:r>
      <w:r w:rsidRPr="003905FB">
        <w:rPr>
          <w:rStyle w:val="NormalTok"/>
          <w:lang w:val="es-CR"/>
        </w:rPr>
        <w:t>),</w:t>
      </w:r>
      <w:r w:rsidRPr="003905FB">
        <w:rPr>
          <w:lang w:val="es-CR"/>
        </w:rPr>
        <w:br/>
      </w:r>
      <w:r w:rsidRPr="003905FB">
        <w:rPr>
          <w:rStyle w:val="NormalTok"/>
          <w:lang w:val="es-CR"/>
        </w:rPr>
        <w:t xml:space="preserve">  </w:t>
      </w:r>
      <w:r w:rsidRPr="003905FB">
        <w:rPr>
          <w:rStyle w:val="AttributeTok"/>
          <w:lang w:val="es-CR"/>
        </w:rPr>
        <w:t>tw_tlc =</w:t>
      </w:r>
      <w:r w:rsidRPr="003905FB">
        <w:rPr>
          <w:rStyle w:val="NormalTok"/>
          <w:lang w:val="es-CR"/>
        </w:rPr>
        <w:t xml:space="preserve"> </w:t>
      </w:r>
      <w:r w:rsidRPr="003905FB">
        <w:rPr>
          <w:rStyle w:val="FunctionTok"/>
          <w:lang w:val="es-CR"/>
        </w:rPr>
        <w:t>as.integer</w:t>
      </w:r>
      <w:r w:rsidRPr="003905FB">
        <w:rPr>
          <w:rStyle w:val="NormalTok"/>
          <w:lang w:val="es-CR"/>
        </w:rPr>
        <w:t xml:space="preserve">(destino </w:t>
      </w:r>
      <w:r w:rsidRPr="003905FB">
        <w:rPr>
          <w:rStyle w:val="SpecialCharTok"/>
          <w:lang w:val="es-CR"/>
        </w:rPr>
        <w:t>==</w:t>
      </w:r>
      <w:r w:rsidRPr="003905FB">
        <w:rPr>
          <w:rStyle w:val="NormalTok"/>
          <w:lang w:val="es-CR"/>
        </w:rPr>
        <w:t xml:space="preserve"> </w:t>
      </w:r>
      <w:r w:rsidRPr="003905FB">
        <w:rPr>
          <w:rStyle w:val="StringTok"/>
          <w:lang w:val="es-CR"/>
        </w:rPr>
        <w:t>"Taiwán"</w:t>
      </w:r>
      <w:r w:rsidRPr="003905FB">
        <w:rPr>
          <w:rStyle w:val="NormalTok"/>
          <w:lang w:val="es-CR"/>
        </w:rPr>
        <w:t xml:space="preserve"> </w:t>
      </w:r>
      <w:r w:rsidRPr="003905FB">
        <w:rPr>
          <w:rStyle w:val="SpecialCharTok"/>
          <w:lang w:val="es-CR"/>
        </w:rPr>
        <w:t>&amp;</w:t>
      </w:r>
      <w:r w:rsidRPr="003905FB">
        <w:rPr>
          <w:rStyle w:val="NormalTok"/>
          <w:lang w:val="es-CR"/>
        </w:rPr>
        <w:t xml:space="preserve"> anio </w:t>
      </w:r>
      <w:r w:rsidRPr="003905FB">
        <w:rPr>
          <w:rStyle w:val="SpecialCharTok"/>
          <w:lang w:val="es-CR"/>
        </w:rPr>
        <w:t>&gt;=</w:t>
      </w:r>
      <w:r w:rsidRPr="003905FB">
        <w:rPr>
          <w:rStyle w:val="NormalTok"/>
          <w:lang w:val="es-CR"/>
        </w:rPr>
        <w:t xml:space="preserve"> </w:t>
      </w:r>
      <w:r w:rsidRPr="003905FB">
        <w:rPr>
          <w:rStyle w:val="DecValTok"/>
          <w:lang w:val="es-CR"/>
        </w:rPr>
        <w:t>2012</w:t>
      </w:r>
      <w:r w:rsidRPr="003905FB">
        <w:rPr>
          <w:rStyle w:val="NormalTok"/>
          <w:lang w:val="es-CR"/>
        </w:rPr>
        <w:t>),</w:t>
      </w:r>
      <w:r w:rsidRPr="003905FB">
        <w:rPr>
          <w:lang w:val="es-CR"/>
        </w:rPr>
        <w:br/>
      </w:r>
      <w:r w:rsidRPr="003905FB">
        <w:rPr>
          <w:rStyle w:val="NormalTok"/>
          <w:lang w:val="es-CR"/>
        </w:rPr>
        <w:t xml:space="preserve">  </w:t>
      </w:r>
      <w:r w:rsidRPr="003905FB">
        <w:rPr>
          <w:rStyle w:val="AttributeTok"/>
          <w:lang w:val="es-CR"/>
        </w:rPr>
        <w:t>cn_tlc =</w:t>
      </w:r>
      <w:r w:rsidRPr="003905FB">
        <w:rPr>
          <w:rStyle w:val="NormalTok"/>
          <w:lang w:val="es-CR"/>
        </w:rPr>
        <w:t xml:space="preserve"> </w:t>
      </w:r>
      <w:r w:rsidRPr="003905FB">
        <w:rPr>
          <w:rStyle w:val="FunctionTok"/>
          <w:lang w:val="es-CR"/>
        </w:rPr>
        <w:t>as.integer</w:t>
      </w:r>
      <w:r w:rsidRPr="003905FB">
        <w:rPr>
          <w:rStyle w:val="NormalTok"/>
          <w:lang w:val="es-CR"/>
        </w:rPr>
        <w:t xml:space="preserve">(destino </w:t>
      </w:r>
      <w:r w:rsidRPr="003905FB">
        <w:rPr>
          <w:rStyle w:val="SpecialCharTok"/>
          <w:lang w:val="es-CR"/>
        </w:rPr>
        <w:t>==</w:t>
      </w:r>
      <w:r w:rsidRPr="003905FB">
        <w:rPr>
          <w:rStyle w:val="NormalTok"/>
          <w:lang w:val="es-CR"/>
        </w:rPr>
        <w:t xml:space="preserve"> </w:t>
      </w:r>
      <w:r w:rsidRPr="003905FB">
        <w:rPr>
          <w:rStyle w:val="StringTok"/>
          <w:lang w:val="es-CR"/>
        </w:rPr>
        <w:t>"China"</w:t>
      </w:r>
      <w:r w:rsidRPr="003905FB">
        <w:rPr>
          <w:rStyle w:val="NormalTok"/>
          <w:lang w:val="es-CR"/>
        </w:rPr>
        <w:t xml:space="preserve"> </w:t>
      </w:r>
      <w:r w:rsidRPr="003905FB">
        <w:rPr>
          <w:rStyle w:val="SpecialCharTok"/>
          <w:lang w:val="es-CR"/>
        </w:rPr>
        <w:t>&amp;</w:t>
      </w:r>
      <w:r w:rsidRPr="003905FB">
        <w:rPr>
          <w:rStyle w:val="NormalTok"/>
          <w:lang w:val="es-CR"/>
        </w:rPr>
        <w:t xml:space="preserve"> anio </w:t>
      </w:r>
      <w:r w:rsidRPr="003905FB">
        <w:rPr>
          <w:rStyle w:val="SpecialCharTok"/>
          <w:lang w:val="es-CR"/>
        </w:rPr>
        <w:t>&gt;=</w:t>
      </w:r>
      <w:r w:rsidRPr="003905FB">
        <w:rPr>
          <w:rStyle w:val="NormalTok"/>
          <w:lang w:val="es-CR"/>
        </w:rPr>
        <w:t xml:space="preserve"> </w:t>
      </w:r>
      <w:r w:rsidRPr="003905FB">
        <w:rPr>
          <w:rStyle w:val="DecValTok"/>
          <w:lang w:val="es-CR"/>
        </w:rPr>
        <w:t>2012</w:t>
      </w:r>
      <w:r w:rsidRPr="003905FB">
        <w:rPr>
          <w:rStyle w:val="NormalTok"/>
          <w:lang w:val="es-CR"/>
        </w:rPr>
        <w:t>))</w:t>
      </w:r>
      <w:r w:rsidRPr="003905FB">
        <w:rPr>
          <w:lang w:val="es-CR"/>
        </w:rPr>
        <w:br/>
      </w:r>
      <w:r w:rsidRPr="003905FB">
        <w:rPr>
          <w:lang w:val="es-CR"/>
        </w:rPr>
        <w:br/>
      </w:r>
      <w:r w:rsidRPr="003905FB">
        <w:rPr>
          <w:rStyle w:val="NormalTok"/>
          <w:lang w:val="es-CR"/>
        </w:rPr>
        <w:t xml:space="preserve">m </w:t>
      </w:r>
      <w:r w:rsidRPr="003905FB">
        <w:rPr>
          <w:rStyle w:val="OtherTok"/>
          <w:lang w:val="es-CR"/>
        </w:rPr>
        <w:t>&lt;-</w:t>
      </w:r>
      <w:r w:rsidRPr="003905FB">
        <w:rPr>
          <w:rStyle w:val="NormalTok"/>
          <w:lang w:val="es-CR"/>
        </w:rPr>
        <w:t xml:space="preserve"> </w:t>
      </w:r>
      <w:r w:rsidRPr="003905FB">
        <w:rPr>
          <w:rStyle w:val="FunctionTok"/>
          <w:lang w:val="es-CR"/>
        </w:rPr>
        <w:t>glmer</w:t>
      </w:r>
      <w:r w:rsidRPr="003905FB">
        <w:rPr>
          <w:rStyle w:val="NormalTok"/>
          <w:lang w:val="es-CR"/>
        </w:rPr>
        <w:t>(</w:t>
      </w:r>
      <w:r w:rsidRPr="003905FB">
        <w:rPr>
          <w:lang w:val="es-CR"/>
        </w:rPr>
        <w:br/>
      </w:r>
      <w:r w:rsidRPr="003905FB">
        <w:rPr>
          <w:rStyle w:val="NormalTok"/>
          <w:lang w:val="es-CR"/>
        </w:rPr>
        <w:t xml:space="preserve">  salida </w:t>
      </w:r>
      <w:r w:rsidRPr="003905FB">
        <w:rPr>
          <w:rStyle w:val="SpecialCharTok"/>
          <w:lang w:val="es-CR"/>
        </w:rPr>
        <w:t>~</w:t>
      </w:r>
      <w:r w:rsidRPr="003905FB">
        <w:rPr>
          <w:rStyle w:val="NormalTok"/>
          <w:lang w:val="es-CR"/>
        </w:rPr>
        <w:t xml:space="preserve"> </w:t>
      </w:r>
      <w:r w:rsidRPr="003905FB">
        <w:rPr>
          <w:rStyle w:val="FunctionTok"/>
          <w:lang w:val="es-CR"/>
        </w:rPr>
        <w:t>factor</w:t>
      </w:r>
      <w:r w:rsidRPr="003905FB">
        <w:rPr>
          <w:rStyle w:val="NormalTok"/>
          <w:lang w:val="es-CR"/>
        </w:rPr>
        <w:t xml:space="preserve">(t_cat) </w:t>
      </w:r>
      <w:r w:rsidRPr="003905FB">
        <w:rPr>
          <w:rStyle w:val="SpecialCharTok"/>
          <w:lang w:val="es-CR"/>
        </w:rPr>
        <w:t>+</w:t>
      </w:r>
      <w:r w:rsidRPr="003905FB">
        <w:rPr>
          <w:rStyle w:val="NormalTok"/>
          <w:lang w:val="es-CR"/>
        </w:rPr>
        <w:t xml:space="preserve"> </w:t>
      </w:r>
      <w:r w:rsidRPr="003905FB">
        <w:rPr>
          <w:rStyle w:val="FunctionTok"/>
          <w:lang w:val="es-CR"/>
        </w:rPr>
        <w:t>factor</w:t>
      </w:r>
      <w:r w:rsidRPr="003905FB">
        <w:rPr>
          <w:rStyle w:val="NormalTok"/>
          <w:lang w:val="es-CR"/>
        </w:rPr>
        <w:t xml:space="preserve">(anio) </w:t>
      </w:r>
      <w:r w:rsidRPr="003905FB">
        <w:rPr>
          <w:rStyle w:val="SpecialCharTok"/>
          <w:lang w:val="es-CR"/>
        </w:rPr>
        <w:t>+</w:t>
      </w:r>
      <w:r w:rsidRPr="003905FB">
        <w:rPr>
          <w:rStyle w:val="NormalTok"/>
          <w:lang w:val="es-CR"/>
        </w:rPr>
        <w:t xml:space="preserve"> </w:t>
      </w:r>
      <w:r w:rsidRPr="003905FB">
        <w:rPr>
          <w:rStyle w:val="FunctionTok"/>
          <w:lang w:val="es-CR"/>
        </w:rPr>
        <w:t>factor</w:t>
      </w:r>
      <w:r w:rsidRPr="003905FB">
        <w:rPr>
          <w:rStyle w:val="NormalTok"/>
          <w:lang w:val="es-CR"/>
        </w:rPr>
        <w:t xml:space="preserve">(destino) </w:t>
      </w:r>
      <w:r w:rsidRPr="003905FB">
        <w:rPr>
          <w:rStyle w:val="SpecialCharTok"/>
          <w:lang w:val="es-CR"/>
        </w:rPr>
        <w:t>+</w:t>
      </w:r>
      <w:r w:rsidRPr="003905FB">
        <w:rPr>
          <w:lang w:val="es-CR"/>
        </w:rPr>
        <w:br/>
      </w:r>
      <w:r w:rsidRPr="003905FB">
        <w:rPr>
          <w:rStyle w:val="NormalTok"/>
          <w:lang w:val="es-CR"/>
        </w:rPr>
        <w:t xml:space="preserve">    tw_ruptura </w:t>
      </w:r>
      <w:r w:rsidRPr="003905FB">
        <w:rPr>
          <w:rStyle w:val="SpecialCharTok"/>
          <w:lang w:val="es-CR"/>
        </w:rPr>
        <w:t>+</w:t>
      </w:r>
      <w:r w:rsidRPr="003905FB">
        <w:rPr>
          <w:rStyle w:val="NormalTok"/>
          <w:lang w:val="es-CR"/>
        </w:rPr>
        <w:t xml:space="preserve"> cn_ruptura </w:t>
      </w:r>
      <w:r w:rsidRPr="003905FB">
        <w:rPr>
          <w:rStyle w:val="SpecialCharTok"/>
          <w:lang w:val="es-CR"/>
        </w:rPr>
        <w:t>+</w:t>
      </w:r>
      <w:r w:rsidRPr="003905FB">
        <w:rPr>
          <w:rStyle w:val="NormalTok"/>
          <w:lang w:val="es-CR"/>
        </w:rPr>
        <w:t xml:space="preserve"> tw_tlc </w:t>
      </w:r>
      <w:r w:rsidRPr="003905FB">
        <w:rPr>
          <w:rStyle w:val="SpecialCharTok"/>
          <w:lang w:val="es-CR"/>
        </w:rPr>
        <w:t>+</w:t>
      </w:r>
      <w:r w:rsidRPr="003905FB">
        <w:rPr>
          <w:rStyle w:val="NormalTok"/>
          <w:lang w:val="es-CR"/>
        </w:rPr>
        <w:t xml:space="preserve"> cn_tlc </w:t>
      </w:r>
      <w:r w:rsidRPr="003905FB">
        <w:rPr>
          <w:rStyle w:val="SpecialCharTok"/>
          <w:lang w:val="es-CR"/>
        </w:rPr>
        <w:t>+</w:t>
      </w:r>
      <w:r w:rsidRPr="003905FB">
        <w:rPr>
          <w:lang w:val="es-CR"/>
        </w:rPr>
        <w:br/>
      </w:r>
      <w:r w:rsidRPr="003905FB">
        <w:rPr>
          <w:rStyle w:val="NormalTok"/>
          <w:lang w:val="es-CR"/>
        </w:rPr>
        <w:t xml:space="preserve">    fresco </w:t>
      </w:r>
      <w:r w:rsidRPr="003905FB">
        <w:rPr>
          <w:rStyle w:val="SpecialCharTok"/>
          <w:lang w:val="es-CR"/>
        </w:rPr>
        <w:t>+</w:t>
      </w:r>
      <w:r w:rsidRPr="003905FB">
        <w:rPr>
          <w:rStyle w:val="NormalTok"/>
          <w:lang w:val="es-CR"/>
        </w:rPr>
        <w:t xml:space="preserve"> </w:t>
      </w:r>
      <w:r w:rsidRPr="003905FB">
        <w:rPr>
          <w:rStyle w:val="FunctionTok"/>
          <w:lang w:val="es-CR"/>
        </w:rPr>
        <w:t>log</w:t>
      </w:r>
      <w:r w:rsidRPr="003905FB">
        <w:rPr>
          <w:rStyle w:val="NormalTok"/>
          <w:lang w:val="es-CR"/>
        </w:rPr>
        <w:t xml:space="preserve">(valor_inicial) </w:t>
      </w:r>
      <w:r w:rsidRPr="003905FB">
        <w:rPr>
          <w:rStyle w:val="SpecialCharTok"/>
          <w:lang w:val="es-CR"/>
        </w:rPr>
        <w:t>+</w:t>
      </w:r>
      <w:r w:rsidRPr="003905FB">
        <w:rPr>
          <w:rStyle w:val="NormalTok"/>
          <w:lang w:val="es-CR"/>
        </w:rPr>
        <w:t xml:space="preserve"> </w:t>
      </w:r>
      <w:r w:rsidRPr="003905FB">
        <w:rPr>
          <w:rStyle w:val="FunctionTok"/>
          <w:lang w:val="es-CR"/>
        </w:rPr>
        <w:t>log1p</w:t>
      </w:r>
      <w:r w:rsidRPr="003905FB">
        <w:rPr>
          <w:rStyle w:val="NormalTok"/>
          <w:lang w:val="es-CR"/>
        </w:rPr>
        <w:t xml:space="preserve">(n_dest_lag) </w:t>
      </w:r>
      <w:r w:rsidRPr="003905FB">
        <w:rPr>
          <w:rStyle w:val="SpecialCharTok"/>
          <w:lang w:val="es-CR"/>
        </w:rPr>
        <w:t>+</w:t>
      </w:r>
      <w:r w:rsidRPr="003905FB">
        <w:rPr>
          <w:lang w:val="es-CR"/>
        </w:rPr>
        <w:br/>
      </w:r>
      <w:r w:rsidRPr="003905FB">
        <w:rPr>
          <w:rStyle w:val="NormalTok"/>
          <w:lang w:val="es-CR"/>
        </w:rPr>
        <w:t xml:space="preserve">    repetido </w:t>
      </w:r>
      <w:r w:rsidRPr="003905FB">
        <w:rPr>
          <w:rStyle w:val="SpecialCharTok"/>
          <w:lang w:val="es-CR"/>
        </w:rPr>
        <w:t>+</w:t>
      </w:r>
      <w:r w:rsidRPr="003905FB">
        <w:rPr>
          <w:rStyle w:val="NormalTok"/>
          <w:lang w:val="es-CR"/>
        </w:rPr>
        <w:t xml:space="preserve"> (</w:t>
      </w:r>
      <w:r w:rsidRPr="003905FB">
        <w:rPr>
          <w:rStyle w:val="DecValTok"/>
          <w:lang w:val="es-CR"/>
        </w:rPr>
        <w:t>1</w:t>
      </w:r>
      <w:r w:rsidRPr="003905FB">
        <w:rPr>
          <w:rStyle w:val="NormalTok"/>
          <w:lang w:val="es-CR"/>
        </w:rPr>
        <w:t xml:space="preserve"> </w:t>
      </w:r>
      <w:r w:rsidRPr="003905FB">
        <w:rPr>
          <w:rStyle w:val="SpecialCharTok"/>
          <w:lang w:val="es-CR"/>
        </w:rPr>
        <w:t>|</w:t>
      </w:r>
      <w:r w:rsidRPr="003905FB">
        <w:rPr>
          <w:rStyle w:val="NormalTok"/>
          <w:lang w:val="es-CR"/>
        </w:rPr>
        <w:t xml:space="preserve"> capitulo </w:t>
      </w:r>
      <w:r w:rsidRPr="003905FB">
        <w:rPr>
          <w:rStyle w:val="SpecialCharTok"/>
          <w:lang w:val="es-CR"/>
        </w:rPr>
        <w:t>/</w:t>
      </w:r>
      <w:r w:rsidRPr="003905FB">
        <w:rPr>
          <w:rStyle w:val="NormalTok"/>
          <w:lang w:val="es-CR"/>
        </w:rPr>
        <w:t xml:space="preserve"> producto),</w:t>
      </w:r>
      <w:r w:rsidRPr="003905FB">
        <w:rPr>
          <w:lang w:val="es-CR"/>
        </w:rPr>
        <w:br/>
      </w:r>
      <w:r w:rsidRPr="003905FB">
        <w:rPr>
          <w:rStyle w:val="NormalTok"/>
          <w:lang w:val="es-CR"/>
        </w:rPr>
        <w:t xml:space="preserve">  </w:t>
      </w:r>
      <w:r w:rsidRPr="003905FB">
        <w:rPr>
          <w:rStyle w:val="AttributeTok"/>
          <w:lang w:val="es-CR"/>
        </w:rPr>
        <w:t>family =</w:t>
      </w:r>
      <w:r w:rsidRPr="003905FB">
        <w:rPr>
          <w:rStyle w:val="NormalTok"/>
          <w:lang w:val="es-CR"/>
        </w:rPr>
        <w:t xml:space="preserve"> </w:t>
      </w:r>
      <w:r w:rsidRPr="003905FB">
        <w:rPr>
          <w:rStyle w:val="FunctionTok"/>
          <w:lang w:val="es-CR"/>
        </w:rPr>
        <w:t>binomial</w:t>
      </w:r>
      <w:r w:rsidRPr="003905FB">
        <w:rPr>
          <w:rStyle w:val="NormalTok"/>
          <w:lang w:val="es-CR"/>
        </w:rPr>
        <w:t>(</w:t>
      </w:r>
      <w:r w:rsidRPr="003905FB">
        <w:rPr>
          <w:rStyle w:val="AttributeTok"/>
          <w:lang w:val="es-CR"/>
        </w:rPr>
        <w:t>link =</w:t>
      </w:r>
      <w:r w:rsidRPr="003905FB">
        <w:rPr>
          <w:rStyle w:val="NormalTok"/>
          <w:lang w:val="es-CR"/>
        </w:rPr>
        <w:t xml:space="preserve"> </w:t>
      </w:r>
      <w:r w:rsidRPr="003905FB">
        <w:rPr>
          <w:rStyle w:val="StringTok"/>
          <w:lang w:val="es-CR"/>
        </w:rPr>
        <w:t>"cloglog"</w:t>
      </w:r>
      <w:r w:rsidRPr="003905FB">
        <w:rPr>
          <w:rStyle w:val="NormalTok"/>
          <w:lang w:val="es-CR"/>
        </w:rPr>
        <w:t xml:space="preserve">), </w:t>
      </w:r>
      <w:r w:rsidRPr="003905FB">
        <w:rPr>
          <w:rStyle w:val="AttributeTok"/>
          <w:lang w:val="es-CR"/>
        </w:rPr>
        <w:t>data =</w:t>
      </w:r>
      <w:r w:rsidRPr="003905FB">
        <w:rPr>
          <w:rStyle w:val="NormalTok"/>
          <w:lang w:val="es-CR"/>
        </w:rPr>
        <w:t xml:space="preserve"> pp,</w:t>
      </w:r>
      <w:r w:rsidRPr="003905FB">
        <w:rPr>
          <w:lang w:val="es-CR"/>
        </w:rPr>
        <w:br/>
      </w:r>
      <w:r w:rsidRPr="003905FB">
        <w:rPr>
          <w:rStyle w:val="NormalTok"/>
          <w:lang w:val="es-CR"/>
        </w:rPr>
        <w:t xml:space="preserve">  </w:t>
      </w:r>
      <w:r w:rsidRPr="003905FB">
        <w:rPr>
          <w:rStyle w:val="AttributeTok"/>
          <w:lang w:val="es-CR"/>
        </w:rPr>
        <w:t>control =</w:t>
      </w:r>
      <w:r w:rsidRPr="003905FB">
        <w:rPr>
          <w:rStyle w:val="NormalTok"/>
          <w:lang w:val="es-CR"/>
        </w:rPr>
        <w:t xml:space="preserve"> </w:t>
      </w:r>
      <w:r w:rsidRPr="003905FB">
        <w:rPr>
          <w:rStyle w:val="FunctionTok"/>
          <w:lang w:val="es-CR"/>
        </w:rPr>
        <w:t>glmerControl</w:t>
      </w:r>
      <w:r w:rsidRPr="003905FB">
        <w:rPr>
          <w:rStyle w:val="NormalTok"/>
          <w:lang w:val="es-CR"/>
        </w:rPr>
        <w:t>(</w:t>
      </w:r>
      <w:r w:rsidRPr="003905FB">
        <w:rPr>
          <w:rStyle w:val="AttributeTok"/>
          <w:lang w:val="es-CR"/>
        </w:rPr>
        <w:t>optimizer =</w:t>
      </w:r>
      <w:r w:rsidRPr="003905FB">
        <w:rPr>
          <w:rStyle w:val="NormalTok"/>
          <w:lang w:val="es-CR"/>
        </w:rPr>
        <w:t xml:space="preserve"> </w:t>
      </w:r>
      <w:r w:rsidRPr="003905FB">
        <w:rPr>
          <w:rStyle w:val="StringTok"/>
          <w:lang w:val="es-CR"/>
        </w:rPr>
        <w:t>"bobyqa"</w:t>
      </w:r>
      <w:r w:rsidRPr="003905FB">
        <w:rPr>
          <w:rStyle w:val="NormalTok"/>
          <w:lang w:val="es-CR"/>
        </w:rPr>
        <w:t>))</w:t>
      </w:r>
    </w:p>
    <w:p w14:paraId="355B4B0D" w14:textId="77777777" w:rsidR="00B52546" w:rsidRPr="003905FB" w:rsidRDefault="00000000">
      <w:pPr>
        <w:pStyle w:val="FirstParagraph"/>
        <w:rPr>
          <w:lang w:val="es-CR"/>
        </w:rPr>
      </w:pPr>
      <w:r w:rsidRPr="003905FB">
        <w:rPr>
          <w:lang w:val="es-CR"/>
        </w:rPr>
        <w:lastRenderedPageBreak/>
        <w:t xml:space="preserve">Desde 2012, las variables de ruptura y de TLC valen 1 al mismo tiempo. Por eso </w:t>
      </w:r>
      <w:r>
        <w:t>β</w:t>
      </w:r>
      <w:r w:rsidRPr="003905FB">
        <w:rPr>
          <w:vertAlign w:val="subscript"/>
          <w:lang w:val="es-CR"/>
        </w:rPr>
        <w:t>2</w:t>
      </w:r>
      <w:r w:rsidRPr="003905FB">
        <w:rPr>
          <w:lang w:val="es-CR"/>
        </w:rPr>
        <w:t xml:space="preserve"> mide el cambio </w:t>
      </w:r>
      <w:r w:rsidRPr="003905FB">
        <w:rPr>
          <w:b/>
          <w:bCs/>
          <w:lang w:val="es-CR"/>
        </w:rPr>
        <w:t>adicional</w:t>
      </w:r>
      <w:r w:rsidRPr="003905FB">
        <w:rPr>
          <w:lang w:val="es-CR"/>
        </w:rPr>
        <w:t xml:space="preserve"> atribuible al período del TLC, por encima del efecto que ya tenía la ruptura.</w:t>
      </w:r>
    </w:p>
    <w:p w14:paraId="355B4B0E" w14:textId="77777777" w:rsidR="00B52546" w:rsidRPr="003905FB" w:rsidRDefault="00000000">
      <w:pPr>
        <w:pStyle w:val="Ttulo1"/>
        <w:rPr>
          <w:lang w:val="es-CR"/>
        </w:rPr>
      </w:pPr>
      <w:bookmarkStart w:id="13" w:name="interpretación"/>
      <w:bookmarkEnd w:id="12"/>
      <w:r w:rsidRPr="003905FB">
        <w:rPr>
          <w:lang w:val="es-CR"/>
        </w:rPr>
        <w:t>7. Interpretación</w:t>
      </w:r>
    </w:p>
    <w:p w14:paraId="355B4B0F" w14:textId="77777777" w:rsidR="00B52546" w:rsidRDefault="00000000">
      <w:pPr>
        <w:pStyle w:val="FirstParagraph"/>
      </w:pPr>
      <w:r w:rsidRPr="003905FB">
        <w:rPr>
          <w:lang w:val="es-CR"/>
        </w:rPr>
        <w:t>Cada e</w:t>
      </w:r>
      <w:r>
        <w:rPr>
          <w:vertAlign w:val="superscript"/>
        </w:rPr>
        <w:t>β</w:t>
      </w:r>
      <w:r w:rsidRPr="003905FB">
        <w:rPr>
          <w:lang w:val="es-CR"/>
        </w:rPr>
        <w:t xml:space="preserve"> es una razón de riesgos: mayor que 1 significa más riesgo de que la relación termine, y menor que 1 significa relaciones más duraderas. </w:t>
      </w:r>
      <w:r>
        <w:t>Por ejemplo, e</w:t>
      </w:r>
      <w:r>
        <w:rPr>
          <w:vertAlign w:val="superscript"/>
        </w:rPr>
        <w:t>β</w:t>
      </w:r>
      <w:r>
        <w:t xml:space="preserve"> = 1,5 indica un riesgo 50 % mayor.</w:t>
      </w:r>
    </w:p>
    <w:tbl>
      <w:tblPr>
        <w:tblStyle w:val="Table"/>
        <w:tblW w:w="5000" w:type="pct"/>
        <w:tblLook w:val="0020" w:firstRow="1" w:lastRow="0" w:firstColumn="0" w:lastColumn="0" w:noHBand="0" w:noVBand="0"/>
      </w:tblPr>
      <w:tblGrid>
        <w:gridCol w:w="1357"/>
        <w:gridCol w:w="1426"/>
        <w:gridCol w:w="4028"/>
        <w:gridCol w:w="2243"/>
      </w:tblGrid>
      <w:tr w:rsidR="00B52546" w:rsidRPr="00AC26DD" w14:paraId="355B4B14" w14:textId="77777777" w:rsidTr="00B52546">
        <w:trPr>
          <w:cnfStyle w:val="100000000000" w:firstRow="1" w:lastRow="0" w:firstColumn="0" w:lastColumn="0" w:oddVBand="0" w:evenVBand="0" w:oddHBand="0" w:evenHBand="0" w:firstRowFirstColumn="0" w:firstRowLastColumn="0" w:lastRowFirstColumn="0" w:lastRowLastColumn="0"/>
          <w:tblHeader/>
        </w:trPr>
        <w:tc>
          <w:tcPr>
            <w:tcW w:w="0" w:type="auto"/>
          </w:tcPr>
          <w:p w14:paraId="355B4B10" w14:textId="77777777" w:rsidR="00B52546" w:rsidRDefault="00000000">
            <w:pPr>
              <w:pStyle w:val="Compact"/>
            </w:pPr>
            <w:r>
              <w:t>Coeficiente</w:t>
            </w:r>
          </w:p>
        </w:tc>
        <w:tc>
          <w:tcPr>
            <w:tcW w:w="0" w:type="auto"/>
          </w:tcPr>
          <w:p w14:paraId="355B4B11" w14:textId="77777777" w:rsidR="00B52546" w:rsidRDefault="00000000">
            <w:pPr>
              <w:pStyle w:val="Compact"/>
            </w:pPr>
            <w:r>
              <w:t>Variable</w:t>
            </w:r>
          </w:p>
        </w:tc>
        <w:tc>
          <w:tcPr>
            <w:tcW w:w="0" w:type="auto"/>
          </w:tcPr>
          <w:p w14:paraId="355B4B12" w14:textId="77777777" w:rsidR="00B52546" w:rsidRDefault="00000000">
            <w:pPr>
              <w:pStyle w:val="Compact"/>
            </w:pPr>
            <w:r>
              <w:t>Qué mide</w:t>
            </w:r>
          </w:p>
        </w:tc>
        <w:tc>
          <w:tcPr>
            <w:tcW w:w="0" w:type="auto"/>
          </w:tcPr>
          <w:p w14:paraId="355B4B13" w14:textId="77777777" w:rsidR="00B52546" w:rsidRPr="003905FB" w:rsidRDefault="00000000">
            <w:pPr>
              <w:pStyle w:val="Compact"/>
              <w:rPr>
                <w:lang w:val="es-CR"/>
              </w:rPr>
            </w:pPr>
            <w:r w:rsidRPr="003905FB">
              <w:rPr>
                <w:lang w:val="es-CR"/>
              </w:rPr>
              <w:t>Signo esperado si hay desviación</w:t>
            </w:r>
          </w:p>
        </w:tc>
      </w:tr>
      <w:tr w:rsidR="00B52546" w14:paraId="355B4B19" w14:textId="77777777">
        <w:tc>
          <w:tcPr>
            <w:tcW w:w="0" w:type="auto"/>
          </w:tcPr>
          <w:p w14:paraId="355B4B15" w14:textId="77777777" w:rsidR="00B52546" w:rsidRDefault="00000000">
            <w:pPr>
              <w:pStyle w:val="Compact"/>
            </w:pPr>
            <w:r>
              <w:t>β</w:t>
            </w:r>
            <w:r>
              <w:rPr>
                <w:vertAlign w:val="subscript"/>
              </w:rPr>
              <w:t>1</w:t>
            </w:r>
          </w:p>
        </w:tc>
        <w:tc>
          <w:tcPr>
            <w:tcW w:w="0" w:type="auto"/>
          </w:tcPr>
          <w:p w14:paraId="355B4B16" w14:textId="77777777" w:rsidR="00B52546" w:rsidRDefault="00000000">
            <w:pPr>
              <w:pStyle w:val="Compact"/>
            </w:pPr>
            <w:r>
              <w:rPr>
                <w:rStyle w:val="VerbatimChar"/>
              </w:rPr>
              <w:t>tw_ruptura</w:t>
            </w:r>
          </w:p>
        </w:tc>
        <w:tc>
          <w:tcPr>
            <w:tcW w:w="0" w:type="auto"/>
          </w:tcPr>
          <w:p w14:paraId="355B4B17" w14:textId="77777777" w:rsidR="00B52546" w:rsidRPr="003905FB" w:rsidRDefault="00000000">
            <w:pPr>
              <w:pStyle w:val="Compact"/>
              <w:rPr>
                <w:lang w:val="es-CR"/>
              </w:rPr>
            </w:pPr>
            <w:r w:rsidRPr="003905FB">
              <w:rPr>
                <w:lang w:val="es-CR"/>
              </w:rPr>
              <w:t>Cambio en el riesgo en Taiwán tras la ruptura, frente a los controles</w:t>
            </w:r>
          </w:p>
        </w:tc>
        <w:tc>
          <w:tcPr>
            <w:tcW w:w="0" w:type="auto"/>
          </w:tcPr>
          <w:p w14:paraId="355B4B18" w14:textId="77777777" w:rsidR="00B52546" w:rsidRDefault="00000000">
            <w:pPr>
              <w:pStyle w:val="Compact"/>
            </w:pPr>
            <w:r>
              <w:t>+</w:t>
            </w:r>
          </w:p>
        </w:tc>
      </w:tr>
      <w:tr w:rsidR="00B52546" w14:paraId="355B4B1E" w14:textId="77777777">
        <w:tc>
          <w:tcPr>
            <w:tcW w:w="0" w:type="auto"/>
          </w:tcPr>
          <w:p w14:paraId="355B4B1A" w14:textId="77777777" w:rsidR="00B52546" w:rsidRDefault="00000000">
            <w:pPr>
              <w:pStyle w:val="Compact"/>
            </w:pPr>
            <w:r>
              <w:t>β</w:t>
            </w:r>
            <w:r>
              <w:rPr>
                <w:vertAlign w:val="subscript"/>
              </w:rPr>
              <w:t>1</w:t>
            </w:r>
            <w:r>
              <w:rPr>
                <w:vertAlign w:val="superscript"/>
              </w:rPr>
              <w:t>CN</w:t>
            </w:r>
          </w:p>
        </w:tc>
        <w:tc>
          <w:tcPr>
            <w:tcW w:w="0" w:type="auto"/>
          </w:tcPr>
          <w:p w14:paraId="355B4B1B" w14:textId="77777777" w:rsidR="00B52546" w:rsidRDefault="00000000">
            <w:pPr>
              <w:pStyle w:val="Compact"/>
            </w:pPr>
            <w:r>
              <w:rPr>
                <w:rStyle w:val="VerbatimChar"/>
              </w:rPr>
              <w:t>cn_ruptura</w:t>
            </w:r>
          </w:p>
        </w:tc>
        <w:tc>
          <w:tcPr>
            <w:tcW w:w="0" w:type="auto"/>
          </w:tcPr>
          <w:p w14:paraId="355B4B1C" w14:textId="77777777" w:rsidR="00B52546" w:rsidRPr="003905FB" w:rsidRDefault="00000000">
            <w:pPr>
              <w:pStyle w:val="Compact"/>
              <w:rPr>
                <w:lang w:val="es-CR"/>
              </w:rPr>
            </w:pPr>
            <w:r w:rsidRPr="003905FB">
              <w:rPr>
                <w:lang w:val="es-CR"/>
              </w:rPr>
              <w:t>Cambio en el riesgo en China tras el establecimiento de relaciones</w:t>
            </w:r>
          </w:p>
        </w:tc>
        <w:tc>
          <w:tcPr>
            <w:tcW w:w="0" w:type="auto"/>
          </w:tcPr>
          <w:p w14:paraId="355B4B1D" w14:textId="77777777" w:rsidR="00B52546" w:rsidRDefault="00000000">
            <w:pPr>
              <w:pStyle w:val="Compact"/>
            </w:pPr>
            <w:r>
              <w:t>−</w:t>
            </w:r>
          </w:p>
        </w:tc>
      </w:tr>
      <w:tr w:rsidR="00B52546" w14:paraId="355B4B23" w14:textId="77777777">
        <w:tc>
          <w:tcPr>
            <w:tcW w:w="0" w:type="auto"/>
          </w:tcPr>
          <w:p w14:paraId="355B4B1F" w14:textId="77777777" w:rsidR="00B52546" w:rsidRDefault="00000000">
            <w:pPr>
              <w:pStyle w:val="Compact"/>
            </w:pPr>
            <w:r>
              <w:t>β</w:t>
            </w:r>
            <w:r>
              <w:rPr>
                <w:vertAlign w:val="subscript"/>
              </w:rPr>
              <w:t>2</w:t>
            </w:r>
          </w:p>
        </w:tc>
        <w:tc>
          <w:tcPr>
            <w:tcW w:w="0" w:type="auto"/>
          </w:tcPr>
          <w:p w14:paraId="355B4B20" w14:textId="77777777" w:rsidR="00B52546" w:rsidRDefault="00000000">
            <w:pPr>
              <w:pStyle w:val="Compact"/>
            </w:pPr>
            <w:r>
              <w:rPr>
                <w:rStyle w:val="VerbatimChar"/>
              </w:rPr>
              <w:t>tw_tlc</w:t>
            </w:r>
          </w:p>
        </w:tc>
        <w:tc>
          <w:tcPr>
            <w:tcW w:w="0" w:type="auto"/>
          </w:tcPr>
          <w:p w14:paraId="355B4B21" w14:textId="77777777" w:rsidR="00B52546" w:rsidRPr="003905FB" w:rsidRDefault="00000000">
            <w:pPr>
              <w:pStyle w:val="Compact"/>
              <w:rPr>
                <w:lang w:val="es-CR"/>
              </w:rPr>
            </w:pPr>
            <w:r w:rsidRPr="003905FB">
              <w:rPr>
                <w:b/>
                <w:bCs/>
                <w:lang w:val="es-CR"/>
              </w:rPr>
              <w:t>Cambio adicional en Taiwán tras el TLC</w:t>
            </w:r>
            <w:r w:rsidRPr="003905FB">
              <w:rPr>
                <w:lang w:val="es-CR"/>
              </w:rPr>
              <w:t xml:space="preserve"> (coeficiente clave)</w:t>
            </w:r>
          </w:p>
        </w:tc>
        <w:tc>
          <w:tcPr>
            <w:tcW w:w="0" w:type="auto"/>
          </w:tcPr>
          <w:p w14:paraId="355B4B22" w14:textId="77777777" w:rsidR="00B52546" w:rsidRDefault="00000000">
            <w:pPr>
              <w:pStyle w:val="Compact"/>
            </w:pPr>
            <w:r>
              <w:t>+</w:t>
            </w:r>
          </w:p>
        </w:tc>
      </w:tr>
      <w:tr w:rsidR="00B52546" w14:paraId="355B4B28" w14:textId="77777777">
        <w:tc>
          <w:tcPr>
            <w:tcW w:w="0" w:type="auto"/>
          </w:tcPr>
          <w:p w14:paraId="355B4B24" w14:textId="77777777" w:rsidR="00B52546" w:rsidRDefault="00000000">
            <w:pPr>
              <w:pStyle w:val="Compact"/>
            </w:pPr>
            <w:r>
              <w:t>β</w:t>
            </w:r>
            <w:r>
              <w:rPr>
                <w:vertAlign w:val="subscript"/>
              </w:rPr>
              <w:t>2</w:t>
            </w:r>
            <w:r>
              <w:rPr>
                <w:vertAlign w:val="superscript"/>
              </w:rPr>
              <w:t>CN</w:t>
            </w:r>
          </w:p>
        </w:tc>
        <w:tc>
          <w:tcPr>
            <w:tcW w:w="0" w:type="auto"/>
          </w:tcPr>
          <w:p w14:paraId="355B4B25" w14:textId="77777777" w:rsidR="00B52546" w:rsidRDefault="00000000">
            <w:pPr>
              <w:pStyle w:val="Compact"/>
            </w:pPr>
            <w:r>
              <w:rPr>
                <w:rStyle w:val="VerbatimChar"/>
              </w:rPr>
              <w:t>cn_tlc</w:t>
            </w:r>
          </w:p>
        </w:tc>
        <w:tc>
          <w:tcPr>
            <w:tcW w:w="0" w:type="auto"/>
          </w:tcPr>
          <w:p w14:paraId="355B4B26" w14:textId="77777777" w:rsidR="00B52546" w:rsidRPr="003905FB" w:rsidRDefault="00000000">
            <w:pPr>
              <w:pStyle w:val="Compact"/>
              <w:rPr>
                <w:lang w:val="es-CR"/>
              </w:rPr>
            </w:pPr>
            <w:r w:rsidRPr="003905FB">
              <w:rPr>
                <w:b/>
                <w:bCs/>
                <w:lang w:val="es-CR"/>
              </w:rPr>
              <w:t>Cambio adicional en China tras el TLC</w:t>
            </w:r>
            <w:r w:rsidRPr="003905FB">
              <w:rPr>
                <w:lang w:val="es-CR"/>
              </w:rPr>
              <w:t xml:space="preserve"> (efecto espejo)</w:t>
            </w:r>
          </w:p>
        </w:tc>
        <w:tc>
          <w:tcPr>
            <w:tcW w:w="0" w:type="auto"/>
          </w:tcPr>
          <w:p w14:paraId="355B4B27" w14:textId="77777777" w:rsidR="00B52546" w:rsidRDefault="00000000">
            <w:pPr>
              <w:pStyle w:val="Compact"/>
            </w:pPr>
            <w:r>
              <w:t>−</w:t>
            </w:r>
          </w:p>
        </w:tc>
      </w:tr>
    </w:tbl>
    <w:p w14:paraId="355B4B29" w14:textId="77777777" w:rsidR="00B52546" w:rsidRPr="003905FB" w:rsidRDefault="00000000">
      <w:pPr>
        <w:pStyle w:val="Textoindependiente"/>
        <w:rPr>
          <w:lang w:val="es-CR"/>
        </w:rPr>
      </w:pPr>
      <w:r w:rsidRPr="003905FB">
        <w:rPr>
          <w:lang w:val="es-CR"/>
        </w:rPr>
        <w:t xml:space="preserve">La evidencia más consistente con desviación sería </w:t>
      </w:r>
      <w:r>
        <w:t>β</w:t>
      </w:r>
      <w:r w:rsidRPr="003905FB">
        <w:rPr>
          <w:vertAlign w:val="subscript"/>
          <w:lang w:val="es-CR"/>
        </w:rPr>
        <w:t>2</w:t>
      </w:r>
      <w:r w:rsidRPr="003905FB">
        <w:rPr>
          <w:lang w:val="es-CR"/>
        </w:rPr>
        <w:t xml:space="preserve"> &gt; 0 junto con </w:t>
      </w:r>
      <w:r>
        <w:t>β</w:t>
      </w:r>
      <w:r w:rsidRPr="003905FB">
        <w:rPr>
          <w:vertAlign w:val="subscript"/>
          <w:lang w:val="es-CR"/>
        </w:rPr>
        <w:t>2</w:t>
      </w:r>
      <w:r w:rsidRPr="003905FB">
        <w:rPr>
          <w:vertAlign w:val="superscript"/>
          <w:lang w:val="es-CR"/>
        </w:rPr>
        <w:t>CN</w:t>
      </w:r>
      <w:r w:rsidRPr="003905FB">
        <w:rPr>
          <w:lang w:val="es-CR"/>
        </w:rPr>
        <w:t xml:space="preserve"> &lt; 0: después del tratado, las relaciones con Taiwán se vuelven más frágiles mientras las relaciones con China se consolidan. El contraste </w:t>
      </w:r>
      <w:r>
        <w:t>β</w:t>
      </w:r>
      <w:r w:rsidRPr="003905FB">
        <w:rPr>
          <w:vertAlign w:val="subscript"/>
          <w:lang w:val="es-CR"/>
        </w:rPr>
        <w:t>2</w:t>
      </w:r>
      <w:r w:rsidRPr="003905FB">
        <w:rPr>
          <w:lang w:val="es-CR"/>
        </w:rPr>
        <w:t xml:space="preserve"> − </w:t>
      </w:r>
      <w:r>
        <w:t>β</w:t>
      </w:r>
      <w:r w:rsidRPr="003905FB">
        <w:rPr>
          <w:vertAlign w:val="subscript"/>
          <w:lang w:val="es-CR"/>
        </w:rPr>
        <w:t>2</w:t>
      </w:r>
      <w:r w:rsidRPr="003905FB">
        <w:rPr>
          <w:vertAlign w:val="superscript"/>
          <w:lang w:val="es-CR"/>
        </w:rPr>
        <w:t>CN</w:t>
      </w:r>
      <w:r w:rsidRPr="003905FB">
        <w:rPr>
          <w:lang w:val="es-CR"/>
        </w:rPr>
        <w:t xml:space="preserve"> se puede probar formalmente.</w:t>
      </w:r>
    </w:p>
    <w:p w14:paraId="355B4B2A" w14:textId="77777777" w:rsidR="00B52546" w:rsidRPr="003905FB" w:rsidRDefault="00000000">
      <w:pPr>
        <w:pStyle w:val="Ttulo1"/>
        <w:rPr>
          <w:lang w:val="es-CR"/>
        </w:rPr>
      </w:pPr>
      <w:bookmarkStart w:id="14" w:name="estrategia-de-estimación"/>
      <w:bookmarkEnd w:id="13"/>
      <w:r w:rsidRPr="003905FB">
        <w:rPr>
          <w:lang w:val="es-CR"/>
        </w:rPr>
        <w:t>8. Estrategia de estimación</w:t>
      </w:r>
    </w:p>
    <w:p w14:paraId="355B4B2B" w14:textId="77777777" w:rsidR="00B52546" w:rsidRDefault="00000000">
      <w:pPr>
        <w:pStyle w:val="FirstParagraph"/>
      </w:pPr>
      <w:r>
        <w:rPr>
          <w:b/>
          <w:bCs/>
        </w:rPr>
        <w:t>Etapa 1. Descriptiva.</w:t>
      </w:r>
    </w:p>
    <w:p w14:paraId="355B4B2C" w14:textId="77777777" w:rsidR="00B52546" w:rsidRPr="003905FB" w:rsidRDefault="00000000">
      <w:pPr>
        <w:pStyle w:val="Compact"/>
        <w:numPr>
          <w:ilvl w:val="0"/>
          <w:numId w:val="4"/>
        </w:numPr>
        <w:rPr>
          <w:lang w:val="es-CR"/>
        </w:rPr>
      </w:pPr>
      <w:r w:rsidRPr="003905FB">
        <w:rPr>
          <w:lang w:val="es-CR"/>
        </w:rPr>
        <w:t xml:space="preserve">Tabla de vida (spells en riesgo, salidas y riesgo por </w:t>
      </w:r>
      <w:r w:rsidRPr="003905FB">
        <w:rPr>
          <w:rStyle w:val="VerbatimChar"/>
          <w:lang w:val="es-CR"/>
        </w:rPr>
        <w:t>t</w:t>
      </w:r>
      <w:r w:rsidRPr="003905FB">
        <w:rPr>
          <w:lang w:val="es-CR"/>
        </w:rPr>
        <w:t xml:space="preserve">) para elegir el corte de </w:t>
      </w:r>
      <w:r w:rsidRPr="003905FB">
        <w:rPr>
          <w:rStyle w:val="VerbatimChar"/>
          <w:lang w:val="es-CR"/>
        </w:rPr>
        <w:t>t_cat</w:t>
      </w:r>
      <w:r w:rsidRPr="003905FB">
        <w:rPr>
          <w:lang w:val="es-CR"/>
        </w:rPr>
        <w:t>.</w:t>
      </w:r>
    </w:p>
    <w:p w14:paraId="355B4B2D" w14:textId="77777777" w:rsidR="00B52546" w:rsidRPr="003905FB" w:rsidRDefault="00000000">
      <w:pPr>
        <w:pStyle w:val="Compact"/>
        <w:numPr>
          <w:ilvl w:val="0"/>
          <w:numId w:val="4"/>
        </w:numPr>
        <w:rPr>
          <w:lang w:val="es-CR"/>
        </w:rPr>
      </w:pPr>
      <w:r w:rsidRPr="003905FB">
        <w:rPr>
          <w:lang w:val="es-CR"/>
        </w:rPr>
        <w:t>Curvas de Kaplan-Meier por grupo de destino (Taiwán, China, controles) y por período (antes de 2008, de 2008 a 2011, desde 2012). Además de describir los datos, permiten revisar de forma visual si Taiwán y los controles se comportaban de manera parecida antes de 2008.</w:t>
      </w:r>
    </w:p>
    <w:p w14:paraId="355B4B2E" w14:textId="77777777" w:rsidR="00B52546" w:rsidRPr="003905FB" w:rsidRDefault="00000000">
      <w:pPr>
        <w:pStyle w:val="Compact"/>
        <w:numPr>
          <w:ilvl w:val="0"/>
          <w:numId w:val="4"/>
        </w:numPr>
        <w:rPr>
          <w:lang w:val="es-CR"/>
        </w:rPr>
      </w:pPr>
      <w:r w:rsidRPr="003905FB">
        <w:rPr>
          <w:lang w:val="es-CR"/>
        </w:rPr>
        <w:t>Conteo de spells y salidas por destino y período, para saber qué coeficientes serán estimables con precisión.</w:t>
      </w:r>
    </w:p>
    <w:p w14:paraId="355B4B2F" w14:textId="77777777" w:rsidR="00B52546" w:rsidRPr="003905FB" w:rsidRDefault="00000000">
      <w:pPr>
        <w:pStyle w:val="FirstParagraph"/>
        <w:rPr>
          <w:lang w:val="es-CR"/>
        </w:rPr>
      </w:pPr>
      <w:r w:rsidRPr="003905FB">
        <w:rPr>
          <w:b/>
          <w:bCs/>
          <w:lang w:val="es-CR"/>
        </w:rPr>
        <w:t>Etapa 2. Modelo base.</w:t>
      </w:r>
      <w:r w:rsidRPr="003905FB">
        <w:rPr>
          <w:lang w:val="es-CR"/>
        </w:rPr>
        <w:t xml:space="preserve"> Solo riesgo base, efectos fijos de año y destino, controles y efectos aleatorios. Sirve para documentar los hechos estilizados: el riesgo alto en el primer año y el efecto del valor inicial y de la diversificación.</w:t>
      </w:r>
    </w:p>
    <w:p w14:paraId="355B4B30" w14:textId="77777777" w:rsidR="00B52546" w:rsidRPr="003905FB" w:rsidRDefault="00000000">
      <w:pPr>
        <w:pStyle w:val="Textoindependiente"/>
        <w:rPr>
          <w:lang w:val="es-CR"/>
        </w:rPr>
      </w:pPr>
      <w:r w:rsidRPr="003905FB">
        <w:rPr>
          <w:b/>
          <w:bCs/>
          <w:lang w:val="es-CR"/>
        </w:rPr>
        <w:t>Etapa 3. Modelo completo.</w:t>
      </w:r>
      <w:r w:rsidRPr="003905FB">
        <w:rPr>
          <w:lang w:val="es-CR"/>
        </w:rPr>
        <w:t xml:space="preserve"> La especificación de la sección 6, con la interpretación de la sección 7.</w:t>
      </w:r>
    </w:p>
    <w:p w14:paraId="355B4B31" w14:textId="77777777" w:rsidR="00B52546" w:rsidRPr="003905FB" w:rsidRDefault="00000000">
      <w:pPr>
        <w:pStyle w:val="Textoindependiente"/>
        <w:rPr>
          <w:lang w:val="es-CR"/>
        </w:rPr>
      </w:pPr>
      <w:r w:rsidRPr="003905FB">
        <w:rPr>
          <w:b/>
          <w:bCs/>
          <w:lang w:val="es-CR"/>
        </w:rPr>
        <w:lastRenderedPageBreak/>
        <w:t>Etapa 4. Robustez.</w:t>
      </w:r>
      <w:r w:rsidRPr="003905FB">
        <w:rPr>
          <w:lang w:val="es-CR"/>
        </w:rPr>
        <w:t xml:space="preserve"> Se repite el modelo completo cambiando decisiones metodológicas:</w:t>
      </w:r>
    </w:p>
    <w:p w14:paraId="355B4B32" w14:textId="77777777" w:rsidR="00B52546" w:rsidRPr="003905FB" w:rsidRDefault="00000000">
      <w:pPr>
        <w:pStyle w:val="Compact"/>
        <w:numPr>
          <w:ilvl w:val="0"/>
          <w:numId w:val="5"/>
        </w:numPr>
        <w:rPr>
          <w:lang w:val="es-CR"/>
        </w:rPr>
      </w:pPr>
      <w:r w:rsidRPr="003905FB">
        <w:rPr>
          <w:lang w:val="es-CR"/>
        </w:rPr>
        <w:t>Con y sin regla de brecha.</w:t>
      </w:r>
    </w:p>
    <w:p w14:paraId="355B4B33" w14:textId="77777777" w:rsidR="00B52546" w:rsidRPr="001B1A33" w:rsidRDefault="00000000">
      <w:pPr>
        <w:pStyle w:val="Compact"/>
        <w:numPr>
          <w:ilvl w:val="0"/>
          <w:numId w:val="5"/>
        </w:numPr>
        <w:rPr>
          <w:lang w:val="es-CR"/>
        </w:rPr>
      </w:pPr>
      <w:r w:rsidRPr="001B1A33">
        <w:rPr>
          <w:lang w:val="es-CR"/>
        </w:rPr>
        <w:t>Ruptura fechada en 2007 o en 2008.</w:t>
      </w:r>
    </w:p>
    <w:p w14:paraId="355B4B34" w14:textId="77777777" w:rsidR="00B52546" w:rsidRPr="001B1A33" w:rsidRDefault="00000000">
      <w:pPr>
        <w:pStyle w:val="Compact"/>
        <w:numPr>
          <w:ilvl w:val="0"/>
          <w:numId w:val="5"/>
        </w:numPr>
        <w:rPr>
          <w:lang w:val="es-CR"/>
        </w:rPr>
      </w:pPr>
      <w:r w:rsidRPr="001B1A33">
        <w:rPr>
          <w:lang w:val="es-CR"/>
        </w:rPr>
        <w:t xml:space="preserve">Cortes alternativos de </w:t>
      </w:r>
      <w:r w:rsidRPr="001B1A33">
        <w:rPr>
          <w:rStyle w:val="VerbatimChar"/>
          <w:lang w:val="es-CR"/>
        </w:rPr>
        <w:t>t_cat</w:t>
      </w:r>
      <w:r w:rsidRPr="001B1A33">
        <w:rPr>
          <w:lang w:val="es-CR"/>
        </w:rPr>
        <w:t xml:space="preserve"> (4+, 6+).</w:t>
      </w:r>
    </w:p>
    <w:p w14:paraId="355B4B35" w14:textId="77777777" w:rsidR="00B52546" w:rsidRPr="001B1A33" w:rsidRDefault="00000000">
      <w:pPr>
        <w:pStyle w:val="Compact"/>
        <w:numPr>
          <w:ilvl w:val="0"/>
          <w:numId w:val="5"/>
        </w:numPr>
        <w:rPr>
          <w:lang w:val="es-CR"/>
        </w:rPr>
      </w:pPr>
      <w:r w:rsidRPr="001B1A33">
        <w:rPr>
          <w:lang w:val="es-CR"/>
        </w:rPr>
        <w:t>Frescos y procesados por separado.</w:t>
      </w:r>
    </w:p>
    <w:p w14:paraId="355B4B36" w14:textId="77777777" w:rsidR="00B52546" w:rsidRPr="001B1A33" w:rsidRDefault="00000000">
      <w:pPr>
        <w:pStyle w:val="Compact"/>
        <w:numPr>
          <w:ilvl w:val="0"/>
          <w:numId w:val="5"/>
        </w:numPr>
        <w:rPr>
          <w:lang w:val="es-CR"/>
        </w:rPr>
      </w:pPr>
      <w:r w:rsidRPr="001B1A33">
        <w:rPr>
          <w:lang w:val="es-CR"/>
        </w:rPr>
        <w:t>Excluir controles que hayan firmado su propio tratado con Costa Rica en el período.</w:t>
      </w:r>
    </w:p>
    <w:p w14:paraId="355B4B37" w14:textId="77777777" w:rsidR="00B52546" w:rsidRPr="001B1A33" w:rsidRDefault="00000000">
      <w:pPr>
        <w:pStyle w:val="Compact"/>
        <w:numPr>
          <w:ilvl w:val="0"/>
          <w:numId w:val="5"/>
        </w:numPr>
        <w:rPr>
          <w:lang w:val="es-CR"/>
        </w:rPr>
      </w:pPr>
      <w:r w:rsidRPr="001B1A33">
        <w:rPr>
          <w:lang w:val="es-CR"/>
        </w:rPr>
        <w:t>Enlace logit en lugar de cloglog.</w:t>
      </w:r>
    </w:p>
    <w:p w14:paraId="355B4B38" w14:textId="77777777" w:rsidR="00B52546" w:rsidRPr="001B1A33" w:rsidRDefault="00000000">
      <w:pPr>
        <w:pStyle w:val="Compact"/>
        <w:numPr>
          <w:ilvl w:val="0"/>
          <w:numId w:val="5"/>
        </w:numPr>
        <w:rPr>
          <w:lang w:val="es-CR"/>
        </w:rPr>
      </w:pPr>
      <w:r w:rsidRPr="001B1A33">
        <w:rPr>
          <w:lang w:val="es-CR"/>
        </w:rPr>
        <w:t>Cox con fragilidad (</w:t>
      </w:r>
      <w:r w:rsidRPr="001B1A33">
        <w:rPr>
          <w:rStyle w:val="VerbatimChar"/>
          <w:lang w:val="es-CR"/>
        </w:rPr>
        <w:t>coxme</w:t>
      </w:r>
      <w:r w:rsidRPr="001B1A33">
        <w:rPr>
          <w:lang w:val="es-CR"/>
        </w:rPr>
        <w:t>) como modelo alternativo.</w:t>
      </w:r>
    </w:p>
    <w:p w14:paraId="355B4B39" w14:textId="77777777" w:rsidR="00B52546" w:rsidRPr="001B1A33" w:rsidRDefault="00000000">
      <w:pPr>
        <w:pStyle w:val="FirstParagraph"/>
        <w:rPr>
          <w:lang w:val="es-CR"/>
        </w:rPr>
      </w:pPr>
      <w:r w:rsidRPr="001B1A33">
        <w:rPr>
          <w:lang w:val="es-CR"/>
        </w:rPr>
        <w:t xml:space="preserve">Si los signos y la significancia de </w:t>
      </w:r>
      <w:r w:rsidRPr="001B1A33">
        <w:rPr>
          <w:rStyle w:val="VerbatimChar"/>
          <w:lang w:val="es-CR"/>
        </w:rPr>
        <w:t>tw_tlc</w:t>
      </w:r>
      <w:r w:rsidRPr="001B1A33">
        <w:rPr>
          <w:lang w:val="es-CR"/>
        </w:rPr>
        <w:t xml:space="preserve"> y </w:t>
      </w:r>
      <w:r w:rsidRPr="001B1A33">
        <w:rPr>
          <w:rStyle w:val="VerbatimChar"/>
          <w:lang w:val="es-CR"/>
        </w:rPr>
        <w:t>cn_tlc</w:t>
      </w:r>
      <w:r w:rsidRPr="001B1A33">
        <w:rPr>
          <w:lang w:val="es-CR"/>
        </w:rPr>
        <w:t xml:space="preserve"> se mantienen, las conclusiones no dependen de esas decisiones.</w:t>
      </w:r>
    </w:p>
    <w:p w14:paraId="355B4B3A" w14:textId="77777777" w:rsidR="00B52546" w:rsidRPr="001B1A33" w:rsidRDefault="00000000">
      <w:pPr>
        <w:pStyle w:val="Ttulo1"/>
        <w:rPr>
          <w:lang w:val="es-CR"/>
        </w:rPr>
      </w:pPr>
      <w:bookmarkStart w:id="15" w:name="análisis-complementarios"/>
      <w:bookmarkEnd w:id="14"/>
      <w:r w:rsidRPr="001B1A33">
        <w:rPr>
          <w:lang w:val="es-CR"/>
        </w:rPr>
        <w:t>9. Análisis complementarios</w:t>
      </w:r>
    </w:p>
    <w:p w14:paraId="355B4B3B" w14:textId="77777777" w:rsidR="00B52546" w:rsidRPr="001B1A33" w:rsidRDefault="00000000">
      <w:pPr>
        <w:pStyle w:val="FirstParagraph"/>
        <w:rPr>
          <w:lang w:val="es-CR"/>
        </w:rPr>
      </w:pPr>
      <w:r w:rsidRPr="001B1A33">
        <w:rPr>
          <w:b/>
          <w:bCs/>
          <w:lang w:val="es-CR"/>
        </w:rPr>
        <w:t>Modelo de entrada a China.</w:t>
      </w:r>
      <w:r w:rsidRPr="001B1A33">
        <w:rPr>
          <w:lang w:val="es-CR"/>
        </w:rPr>
        <w:t xml:space="preserve"> Misma lógica de supervivencia, pero el evento es empezar a exportar un producto a China. Responde si el TLC aceleró la entrada. Tabular los productos que salen de Taiwán y entran a China en el mismo año o el siguiente es un complemento sencillo e ilustrativo de redirección.</w:t>
      </w:r>
    </w:p>
    <w:p w14:paraId="355B4B3C" w14:textId="77777777" w:rsidR="00B52546" w:rsidRPr="001B1A33" w:rsidRDefault="00000000">
      <w:pPr>
        <w:pStyle w:val="Textoindependiente"/>
        <w:rPr>
          <w:lang w:val="es-CR"/>
        </w:rPr>
      </w:pPr>
      <w:r w:rsidRPr="001B1A33">
        <w:rPr>
          <w:b/>
          <w:bCs/>
          <w:lang w:val="es-CR"/>
        </w:rPr>
        <w:t>Modelo sobre valores exportados</w:t>
      </w:r>
      <w:r w:rsidRPr="001B1A33">
        <w:rPr>
          <w:lang w:val="es-CR"/>
        </w:rPr>
        <w:t xml:space="preserve"> (por ejemplo PPML con la misma estructura de destinos y períodos). Responde si el tratado afectó los montos aunque las relaciones no murieran.</w:t>
      </w:r>
    </w:p>
    <w:p w14:paraId="355B4B3D" w14:textId="77777777" w:rsidR="00B52546" w:rsidRDefault="00000000">
      <w:pPr>
        <w:pStyle w:val="Ttulo1"/>
      </w:pPr>
      <w:bookmarkStart w:id="16" w:name="limitaciones"/>
      <w:bookmarkEnd w:id="15"/>
      <w:r>
        <w:t>10. Limitaciones</w:t>
      </w:r>
    </w:p>
    <w:p w14:paraId="355B4B3E" w14:textId="77777777" w:rsidR="00B52546" w:rsidRPr="001B1A33" w:rsidRDefault="00000000">
      <w:pPr>
        <w:pStyle w:val="Compact"/>
        <w:numPr>
          <w:ilvl w:val="0"/>
          <w:numId w:val="6"/>
        </w:numPr>
        <w:rPr>
          <w:lang w:val="es-CR"/>
        </w:rPr>
      </w:pPr>
      <w:r w:rsidRPr="001B1A33">
        <w:rPr>
          <w:b/>
          <w:bCs/>
          <w:lang w:val="es-CR"/>
        </w:rPr>
        <w:t>Sin datos de preferencias arancelarias.</w:t>
      </w:r>
      <w:r w:rsidRPr="001B1A33">
        <w:rPr>
          <w:lang w:val="es-CR"/>
        </w:rPr>
        <w:t xml:space="preserve"> El diseño compara Taiwán contra otros destinos, pero no puede comparar productos favorecidos y no favorecidos por el TLC. Por eso </w:t>
      </w:r>
      <w:r w:rsidRPr="001B1A33">
        <w:rPr>
          <w:rStyle w:val="VerbatimChar"/>
          <w:lang w:val="es-CR"/>
        </w:rPr>
        <w:t>tw_tlc</w:t>
      </w:r>
      <w:r w:rsidRPr="001B1A33">
        <w:rPr>
          <w:lang w:val="es-CR"/>
        </w:rPr>
        <w:t xml:space="preserve"> capta cualquier cambio específico del mercado taiwanés a partir de 2012, no solo el efecto del tratado. Los resultados deben interpretarse como evidencia </w:t>
      </w:r>
      <w:r w:rsidRPr="001B1A33">
        <w:rPr>
          <w:b/>
          <w:bCs/>
          <w:lang w:val="es-CR"/>
        </w:rPr>
        <w:t>consistente con</w:t>
      </w:r>
      <w:r w:rsidRPr="001B1A33">
        <w:rPr>
          <w:lang w:val="es-CR"/>
        </w:rPr>
        <w:t xml:space="preserve"> desviación de comercio, no como prueba causal. El efecto espejo en China fortalece la interpretación, pero no elimina esta limitación.</w:t>
      </w:r>
    </w:p>
    <w:p w14:paraId="355B4B3F" w14:textId="77777777" w:rsidR="00B52546" w:rsidRPr="001B1A33" w:rsidRDefault="00000000">
      <w:pPr>
        <w:pStyle w:val="Compact"/>
        <w:numPr>
          <w:ilvl w:val="0"/>
          <w:numId w:val="6"/>
        </w:numPr>
        <w:rPr>
          <w:lang w:val="es-CR"/>
        </w:rPr>
      </w:pPr>
      <w:r w:rsidRPr="001B1A33">
        <w:rPr>
          <w:b/>
          <w:bCs/>
          <w:lang w:val="es-CR"/>
        </w:rPr>
        <w:t>Efecto resumido en un solo coeficiente por período.</w:t>
      </w:r>
      <w:r w:rsidRPr="001B1A33">
        <w:rPr>
          <w:lang w:val="es-CR"/>
        </w:rPr>
        <w:t xml:space="preserve"> El modelo supone que cada evento produce un cambio constante en el riesgo. No se examina si el efecto fue gradual, temporal o rezagado, ni se verifica formalmente que Taiwán y los controles siguieran trayectorias paralelas antes de 2008; esa revisión es solo visual, mediante las curvas de Kaplan-Meier.</w:t>
      </w:r>
    </w:p>
    <w:p w14:paraId="355B4B40" w14:textId="77777777" w:rsidR="00B52546" w:rsidRPr="001B1A33" w:rsidRDefault="00000000">
      <w:pPr>
        <w:pStyle w:val="Compact"/>
        <w:numPr>
          <w:ilvl w:val="0"/>
          <w:numId w:val="6"/>
        </w:numPr>
        <w:rPr>
          <w:lang w:val="es-CR"/>
        </w:rPr>
      </w:pPr>
      <w:r w:rsidRPr="001B1A33">
        <w:rPr>
          <w:b/>
          <w:bCs/>
          <w:lang w:val="es-CR"/>
        </w:rPr>
        <w:t>Cercanía entre la ruptura y el TLC.</w:t>
      </w:r>
      <w:r w:rsidRPr="001B1A33">
        <w:rPr>
          <w:lang w:val="es-CR"/>
        </w:rPr>
        <w:t xml:space="preserve"> Solo cuatro años separan ambos eventos. Si el efecto de la ruptura fue gradual, parte de él puede quedar atribuido al período del TLC.</w:t>
      </w:r>
    </w:p>
    <w:p w14:paraId="355B4B41" w14:textId="77777777" w:rsidR="00B52546" w:rsidRPr="001B1A33" w:rsidRDefault="00000000">
      <w:pPr>
        <w:pStyle w:val="Compact"/>
        <w:numPr>
          <w:ilvl w:val="0"/>
          <w:numId w:val="6"/>
        </w:numPr>
        <w:rPr>
          <w:lang w:val="es-CR"/>
        </w:rPr>
      </w:pPr>
      <w:r w:rsidRPr="001B1A33">
        <w:rPr>
          <w:b/>
          <w:bCs/>
          <w:lang w:val="es-CR"/>
        </w:rPr>
        <w:t>Pocos eventos hacia Taiwán</w:t>
      </w:r>
      <w:r w:rsidRPr="001B1A33">
        <w:rPr>
          <w:lang w:val="es-CR"/>
        </w:rPr>
        <w:t>, lo que limita la precisión de los coeficientes.</w:t>
      </w:r>
    </w:p>
    <w:p w14:paraId="355B4B42" w14:textId="77777777" w:rsidR="00B52546" w:rsidRPr="001B1A33" w:rsidRDefault="00000000">
      <w:pPr>
        <w:pStyle w:val="Compact"/>
        <w:numPr>
          <w:ilvl w:val="0"/>
          <w:numId w:val="6"/>
        </w:numPr>
        <w:rPr>
          <w:lang w:val="es-CR"/>
        </w:rPr>
      </w:pPr>
      <w:r w:rsidRPr="001B1A33">
        <w:rPr>
          <w:b/>
          <w:bCs/>
          <w:lang w:val="es-CR"/>
        </w:rPr>
        <w:lastRenderedPageBreak/>
        <w:t>Período previo limitado para China.</w:t>
      </w:r>
      <w:r w:rsidRPr="001B1A33">
        <w:rPr>
          <w:lang w:val="es-CR"/>
        </w:rPr>
        <w:t xml:space="preserve"> Antes de 2011 había pocas exportaciones agrícolas a China, así que los coeficientes de China serán imprecisos.</w:t>
      </w:r>
    </w:p>
    <w:p w14:paraId="355B4B43" w14:textId="77777777" w:rsidR="00B52546" w:rsidRPr="001B1A33" w:rsidRDefault="00000000">
      <w:pPr>
        <w:pStyle w:val="Compact"/>
        <w:numPr>
          <w:ilvl w:val="0"/>
          <w:numId w:val="6"/>
        </w:numPr>
        <w:rPr>
          <w:lang w:val="es-CR"/>
        </w:rPr>
      </w:pPr>
      <w:r w:rsidRPr="001B1A33">
        <w:rPr>
          <w:b/>
          <w:bCs/>
          <w:lang w:val="es-CR"/>
        </w:rPr>
        <w:t>Solo margen extensivo.</w:t>
      </w:r>
      <w:r w:rsidRPr="001B1A33">
        <w:rPr>
          <w:lang w:val="es-CR"/>
        </w:rPr>
        <w:t xml:space="preserve"> El modelo de supervivencia no capta reducciones en los montos exportados.</w:t>
      </w:r>
    </w:p>
    <w:p w14:paraId="355B4B44" w14:textId="77777777" w:rsidR="00B52546" w:rsidRPr="001B1A33" w:rsidRDefault="00000000">
      <w:pPr>
        <w:pStyle w:val="Compact"/>
        <w:numPr>
          <w:ilvl w:val="0"/>
          <w:numId w:val="6"/>
        </w:numPr>
        <w:rPr>
          <w:lang w:val="es-CR"/>
        </w:rPr>
      </w:pPr>
      <w:r w:rsidRPr="001B1A33">
        <w:rPr>
          <w:b/>
          <w:bCs/>
          <w:lang w:val="es-CR"/>
        </w:rPr>
        <w:t>Exclusión de relaciones antiguas.</w:t>
      </w:r>
      <w:r w:rsidRPr="001B1A33">
        <w:rPr>
          <w:lang w:val="es-CR"/>
        </w:rPr>
        <w:t xml:space="preserve"> Por la censura por la izquierda, los resultados describen relaciones iniciadas después de 2000.</w:t>
      </w:r>
    </w:p>
    <w:p w14:paraId="355B4B45" w14:textId="77777777" w:rsidR="00B52546" w:rsidRPr="001B1A33" w:rsidRDefault="00000000">
      <w:pPr>
        <w:pStyle w:val="Compact"/>
        <w:numPr>
          <w:ilvl w:val="0"/>
          <w:numId w:val="6"/>
        </w:numPr>
        <w:rPr>
          <w:lang w:val="es-CR"/>
        </w:rPr>
      </w:pPr>
      <w:r w:rsidRPr="001B1A33">
        <w:rPr>
          <w:b/>
          <w:bCs/>
          <w:lang w:val="es-CR"/>
        </w:rPr>
        <w:t>Factores no arancelarios.</w:t>
      </w:r>
      <w:r w:rsidRPr="001B1A33">
        <w:rPr>
          <w:lang w:val="es-CR"/>
        </w:rPr>
        <w:t xml:space="preserve"> El acceso de productos frescos a China depende de protocolos fitosanitarios, y las salidas pueden responder a choques de oferta específicos de cada cultivo (clima, plagas), que los efectos fijos de año no capturan del todo.</w:t>
      </w:r>
      <w:bookmarkEnd w:id="16"/>
    </w:p>
    <w:sectPr w:rsidR="00B52546" w:rsidRPr="001B1A33">
      <w:pgSz w:w="12240" w:h="15840"/>
      <w:pgMar w:top="1417" w:right="1701" w:bottom="1417" w:left="1701"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Mario Alvarado Ruíz" w:date="2026-10-05T15:08:00Z" w:initials="MA">
    <w:p w14:paraId="29FE1AB0" w14:textId="77777777" w:rsidR="000278D5" w:rsidRDefault="000278D5" w:rsidP="000278D5">
      <w:pPr>
        <w:pStyle w:val="Textocomentario"/>
      </w:pPr>
      <w:r>
        <w:rPr>
          <w:rStyle w:val="Refdecomentario"/>
        </w:rPr>
        <w:annotationRef/>
      </w:r>
      <w:r>
        <w:rPr>
          <w:lang w:val="es-CR"/>
        </w:rPr>
        <w:t>Agregaría esto como limitación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FE1A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F976D1" w16cex:dateUtc="2026-10-05T21: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FE1AB0" w16cid:durableId="76F976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4FAA1" w14:textId="77777777" w:rsidR="0001518C" w:rsidRDefault="0001518C">
      <w:pPr>
        <w:spacing w:after="0"/>
      </w:pPr>
      <w:r>
        <w:separator/>
      </w:r>
    </w:p>
  </w:endnote>
  <w:endnote w:type="continuationSeparator" w:id="0">
    <w:p w14:paraId="0DB75FDE" w14:textId="77777777" w:rsidR="0001518C" w:rsidRDefault="000151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204CD" w14:textId="77777777" w:rsidR="0001518C" w:rsidRDefault="0001518C">
      <w:r>
        <w:separator/>
      </w:r>
    </w:p>
  </w:footnote>
  <w:footnote w:type="continuationSeparator" w:id="0">
    <w:p w14:paraId="6056A482" w14:textId="77777777" w:rsidR="0001518C" w:rsidRDefault="00015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96390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41495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30E38E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62823159">
    <w:abstractNumId w:val="0"/>
  </w:num>
  <w:num w:numId="2" w16cid:durableId="1417745072">
    <w:abstractNumId w:val="1"/>
  </w:num>
  <w:num w:numId="3" w16cid:durableId="1178543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38615956">
    <w:abstractNumId w:val="1"/>
  </w:num>
  <w:num w:numId="5" w16cid:durableId="1694841752">
    <w:abstractNumId w:val="1"/>
  </w:num>
  <w:num w:numId="6" w16cid:durableId="16631960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o Alvarado Ruíz">
    <w15:presenceInfo w15:providerId="AD" w15:userId="S::mario.alvarado@comex.go.cr::74608167-c39e-46ca-9c1f-8c96d69859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2546"/>
    <w:rsid w:val="0001518C"/>
    <w:rsid w:val="000278D5"/>
    <w:rsid w:val="001B1A33"/>
    <w:rsid w:val="002914D8"/>
    <w:rsid w:val="003905FB"/>
    <w:rsid w:val="003E50E8"/>
    <w:rsid w:val="005748AA"/>
    <w:rsid w:val="00670853"/>
    <w:rsid w:val="008B3BB3"/>
    <w:rsid w:val="00A01E77"/>
    <w:rsid w:val="00AC26DD"/>
    <w:rsid w:val="00AD17AF"/>
    <w:rsid w:val="00AF439B"/>
    <w:rsid w:val="00B52546"/>
    <w:rsid w:val="00CD4213"/>
    <w:rsid w:val="00FA7087"/>
    <w:rsid w:val="00FD426D"/>
    <w:rsid w:val="00FE26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B4AA8"/>
  <w15:docId w15:val="{124777B4-9215-4331-9BC3-A9155FA15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Revisin">
    <w:name w:val="Revision"/>
    <w:hidden/>
    <w:rsid w:val="001B1A33"/>
    <w:pPr>
      <w:spacing w:after="0"/>
    </w:pPr>
  </w:style>
  <w:style w:type="character" w:styleId="Refdecomentario">
    <w:name w:val="annotation reference"/>
    <w:basedOn w:val="Fuentedeprrafopredeter"/>
    <w:rsid w:val="000278D5"/>
    <w:rPr>
      <w:sz w:val="16"/>
      <w:szCs w:val="16"/>
    </w:rPr>
  </w:style>
  <w:style w:type="paragraph" w:styleId="Textocomentario">
    <w:name w:val="annotation text"/>
    <w:basedOn w:val="Normal"/>
    <w:link w:val="TextocomentarioCar"/>
    <w:rsid w:val="000278D5"/>
    <w:rPr>
      <w:sz w:val="20"/>
      <w:szCs w:val="20"/>
    </w:rPr>
  </w:style>
  <w:style w:type="character" w:customStyle="1" w:styleId="TextocomentarioCar">
    <w:name w:val="Texto comentario Car"/>
    <w:basedOn w:val="Fuentedeprrafopredeter"/>
    <w:link w:val="Textocomentario"/>
    <w:rsid w:val="000278D5"/>
    <w:rPr>
      <w:sz w:val="20"/>
      <w:szCs w:val="20"/>
    </w:rPr>
  </w:style>
  <w:style w:type="paragraph" w:styleId="Asuntodelcomentario">
    <w:name w:val="annotation subject"/>
    <w:basedOn w:val="Textocomentario"/>
    <w:next w:val="Textocomentario"/>
    <w:link w:val="AsuntodelcomentarioCar"/>
    <w:rsid w:val="000278D5"/>
    <w:rPr>
      <w:b/>
      <w:bCs/>
    </w:rPr>
  </w:style>
  <w:style w:type="character" w:customStyle="1" w:styleId="AsuntodelcomentarioCar">
    <w:name w:val="Asunto del comentario Car"/>
    <w:basedOn w:val="TextocomentarioCar"/>
    <w:link w:val="Asuntodelcomentario"/>
    <w:rsid w:val="000278D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6</Pages>
  <Words>1522</Words>
  <Characters>8371</Characters>
  <Application>Microsoft Office Word</Application>
  <DocSecurity>0</DocSecurity>
  <Lines>69</Lines>
  <Paragraphs>19</Paragraphs>
  <ScaleCrop>false</ScaleCrop>
  <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estudio: supervivencia de las exportaciones agrícolas de Costa Rica a Taiwán y el TLC con China</dc:title>
  <dc:creator/>
  <cp:keywords/>
  <cp:lastModifiedBy>Mario Alvarado Ruíz</cp:lastModifiedBy>
  <cp:revision>15</cp:revision>
  <dcterms:created xsi:type="dcterms:W3CDTF">2026-10-02T22:32:00Z</dcterms:created>
  <dcterms:modified xsi:type="dcterms:W3CDTF">2026-10-05T21:19:00Z</dcterms:modified>
</cp:coreProperties>
</file>